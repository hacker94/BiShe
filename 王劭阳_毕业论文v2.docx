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f4"/>
        <w:tblW w:w="9525" w:type="dxa"/>
        <w:tblLayout w:type="fixed"/>
        <w:tblLook w:val="04A0" w:firstRow="1" w:lastRow="0" w:firstColumn="1" w:lastColumn="0" w:noHBand="0" w:noVBand="1"/>
      </w:tblPr>
      <w:tblGrid>
        <w:gridCol w:w="2373"/>
        <w:gridCol w:w="2373"/>
        <w:gridCol w:w="2382"/>
        <w:gridCol w:w="2397"/>
      </w:tblGrid>
      <w:tr w:rsidR="00DB2996" w14:paraId="7018BD37" w14:textId="77777777">
        <w:trPr>
          <w:trHeight w:hRule="exact" w:val="397"/>
        </w:trPr>
        <w:tc>
          <w:tcPr>
            <w:tcW w:w="2373" w:type="dxa"/>
            <w:tcBorders>
              <w:top w:val="nil"/>
              <w:left w:val="nil"/>
              <w:bottom w:val="nil"/>
              <w:right w:val="nil"/>
            </w:tcBorders>
          </w:tcPr>
          <w:p w14:paraId="227B6EB3" w14:textId="77777777" w:rsidR="00DB2996" w:rsidRDefault="00210EEF">
            <w:pPr>
              <w:spacing w:line="360" w:lineRule="auto"/>
              <w:rPr>
                <w:rFonts w:eastAsia="黑体"/>
                <w:sz w:val="21"/>
                <w:u w:val="single"/>
              </w:rPr>
            </w:pPr>
            <w:r>
              <w:rPr>
                <w:noProof/>
                <w:sz w:val="20"/>
              </w:rPr>
              <w:drawing>
                <wp:anchor distT="0" distB="0" distL="114300" distR="114300" simplePos="0" relativeHeight="251662336" behindDoc="0" locked="0" layoutInCell="1" allowOverlap="1" wp14:anchorId="0A49DB80" wp14:editId="4E7674F2">
                  <wp:simplePos x="0" y="0"/>
                  <wp:positionH relativeFrom="column">
                    <wp:posOffset>333375</wp:posOffset>
                  </wp:positionH>
                  <wp:positionV relativeFrom="paragraph">
                    <wp:posOffset>0</wp:posOffset>
                  </wp:positionV>
                  <wp:extent cx="1143635" cy="1143635"/>
                  <wp:effectExtent l="0" t="0" r="0" b="0"/>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a:ln>
                            <a:noFill/>
                          </a:ln>
                        </pic:spPr>
                      </pic:pic>
                    </a:graphicData>
                  </a:graphic>
                </wp:anchor>
              </w:drawing>
            </w:r>
          </w:p>
        </w:tc>
        <w:tc>
          <w:tcPr>
            <w:tcW w:w="2373" w:type="dxa"/>
            <w:tcBorders>
              <w:top w:val="nil"/>
              <w:left w:val="nil"/>
              <w:bottom w:val="nil"/>
              <w:right w:val="nil"/>
            </w:tcBorders>
          </w:tcPr>
          <w:p w14:paraId="745280B2" w14:textId="77777777" w:rsidR="00DB2996" w:rsidRDefault="00DB2996">
            <w:pPr>
              <w:spacing w:line="360" w:lineRule="auto"/>
              <w:rPr>
                <w:rFonts w:eastAsia="黑体"/>
                <w:b/>
                <w:bCs/>
                <w:sz w:val="24"/>
                <w:u w:val="single"/>
              </w:rPr>
            </w:pPr>
          </w:p>
        </w:tc>
        <w:tc>
          <w:tcPr>
            <w:tcW w:w="2382" w:type="dxa"/>
            <w:tcBorders>
              <w:top w:val="nil"/>
              <w:left w:val="nil"/>
              <w:bottom w:val="nil"/>
              <w:right w:val="nil"/>
            </w:tcBorders>
          </w:tcPr>
          <w:p w14:paraId="1C202B4C" w14:textId="77777777" w:rsidR="00DB2996" w:rsidRDefault="00210EEF">
            <w:pPr>
              <w:spacing w:line="360" w:lineRule="auto"/>
              <w:jc w:val="right"/>
              <w:rPr>
                <w:rFonts w:eastAsia="黑体"/>
                <w:spacing w:val="56"/>
                <w:sz w:val="21"/>
              </w:rPr>
            </w:pPr>
            <w:r>
              <w:rPr>
                <w:rFonts w:eastAsia="黑体"/>
                <w:sz w:val="21"/>
              </w:rPr>
              <w:t>单位代码</w:t>
            </w:r>
          </w:p>
        </w:tc>
        <w:tc>
          <w:tcPr>
            <w:tcW w:w="2397" w:type="dxa"/>
            <w:tcBorders>
              <w:top w:val="nil"/>
              <w:left w:val="nil"/>
              <w:bottom w:val="single" w:sz="4" w:space="0" w:color="auto"/>
              <w:right w:val="nil"/>
            </w:tcBorders>
          </w:tcPr>
          <w:p w14:paraId="1929B530" w14:textId="77777777" w:rsidR="00DB2996" w:rsidRDefault="00210EEF">
            <w:pPr>
              <w:spacing w:line="360" w:lineRule="auto"/>
              <w:jc w:val="center"/>
              <w:rPr>
                <w:rFonts w:eastAsia="黑体"/>
                <w:b/>
                <w:spacing w:val="56"/>
                <w:sz w:val="21"/>
              </w:rPr>
            </w:pPr>
            <w:r>
              <w:rPr>
                <w:rFonts w:eastAsia="黑体"/>
                <w:b/>
                <w:bCs/>
                <w:sz w:val="21"/>
              </w:rPr>
              <w:t>10006</w:t>
            </w:r>
          </w:p>
        </w:tc>
      </w:tr>
      <w:tr w:rsidR="00DB2996" w14:paraId="66C0E5EA" w14:textId="77777777">
        <w:trPr>
          <w:trHeight w:hRule="exact" w:val="397"/>
        </w:trPr>
        <w:tc>
          <w:tcPr>
            <w:tcW w:w="2373" w:type="dxa"/>
            <w:tcBorders>
              <w:top w:val="nil"/>
              <w:left w:val="nil"/>
              <w:bottom w:val="nil"/>
              <w:right w:val="nil"/>
            </w:tcBorders>
          </w:tcPr>
          <w:p w14:paraId="001FCB77" w14:textId="77777777" w:rsidR="00DB2996" w:rsidRDefault="00DB2996">
            <w:pPr>
              <w:spacing w:line="360" w:lineRule="auto"/>
              <w:rPr>
                <w:rFonts w:eastAsia="黑体"/>
                <w:sz w:val="21"/>
              </w:rPr>
            </w:pPr>
          </w:p>
        </w:tc>
        <w:tc>
          <w:tcPr>
            <w:tcW w:w="2373" w:type="dxa"/>
            <w:tcBorders>
              <w:top w:val="nil"/>
              <w:left w:val="nil"/>
              <w:bottom w:val="nil"/>
              <w:right w:val="nil"/>
            </w:tcBorders>
          </w:tcPr>
          <w:p w14:paraId="5ECD37AC" w14:textId="77777777" w:rsidR="00DB2996" w:rsidRDefault="00DB2996">
            <w:pPr>
              <w:spacing w:line="360" w:lineRule="auto"/>
              <w:rPr>
                <w:rFonts w:eastAsia="黑体"/>
                <w:sz w:val="21"/>
                <w:u w:val="single"/>
              </w:rPr>
            </w:pPr>
          </w:p>
        </w:tc>
        <w:tc>
          <w:tcPr>
            <w:tcW w:w="2382" w:type="dxa"/>
            <w:tcBorders>
              <w:top w:val="nil"/>
              <w:left w:val="nil"/>
              <w:bottom w:val="nil"/>
              <w:right w:val="nil"/>
            </w:tcBorders>
          </w:tcPr>
          <w:p w14:paraId="01DD981B" w14:textId="77777777" w:rsidR="00DB2996" w:rsidRDefault="00210EEF">
            <w:pPr>
              <w:wordWrap w:val="0"/>
              <w:spacing w:line="360" w:lineRule="auto"/>
              <w:jc w:val="right"/>
              <w:rPr>
                <w:rFonts w:eastAsia="黑体"/>
                <w:sz w:val="21"/>
              </w:rPr>
            </w:pPr>
            <w:r>
              <w:rPr>
                <w:rFonts w:eastAsia="黑体" w:hint="eastAsia"/>
                <w:sz w:val="21"/>
              </w:rPr>
              <w:t>学</w:t>
            </w:r>
            <w:r>
              <w:rPr>
                <w:rFonts w:eastAsia="黑体" w:hint="eastAsia"/>
                <w:sz w:val="21"/>
              </w:rPr>
              <w:t xml:space="preserve">  </w:t>
            </w:r>
            <w:r>
              <w:rPr>
                <w:rFonts w:eastAsia="黑体"/>
                <w:sz w:val="21"/>
              </w:rPr>
              <w:t xml:space="preserve">  </w:t>
            </w:r>
            <w:r>
              <w:rPr>
                <w:rFonts w:eastAsia="黑体" w:hint="eastAsia"/>
                <w:sz w:val="21"/>
              </w:rPr>
              <w:t>号</w:t>
            </w:r>
          </w:p>
        </w:tc>
        <w:tc>
          <w:tcPr>
            <w:tcW w:w="2397" w:type="dxa"/>
            <w:tcBorders>
              <w:top w:val="single" w:sz="4" w:space="0" w:color="auto"/>
              <w:left w:val="nil"/>
              <w:bottom w:val="single" w:sz="4" w:space="0" w:color="auto"/>
              <w:right w:val="nil"/>
            </w:tcBorders>
          </w:tcPr>
          <w:p w14:paraId="2D2104C6" w14:textId="22A559D7" w:rsidR="00DB2996" w:rsidRDefault="00DF532B">
            <w:pPr>
              <w:spacing w:line="360" w:lineRule="auto"/>
              <w:jc w:val="center"/>
              <w:rPr>
                <w:rFonts w:eastAsia="黑体"/>
                <w:b/>
                <w:sz w:val="21"/>
              </w:rPr>
            </w:pPr>
            <w:r>
              <w:rPr>
                <w:rFonts w:eastAsia="黑体"/>
                <w:b/>
                <w:sz w:val="21"/>
              </w:rPr>
              <w:t>12061163</w:t>
            </w:r>
            <w:bookmarkStart w:id="0" w:name="_GoBack"/>
            <w:bookmarkEnd w:id="0"/>
          </w:p>
        </w:tc>
      </w:tr>
      <w:tr w:rsidR="00DB2996" w14:paraId="7F5CE074" w14:textId="77777777">
        <w:trPr>
          <w:trHeight w:hRule="exact" w:val="397"/>
        </w:trPr>
        <w:tc>
          <w:tcPr>
            <w:tcW w:w="2373" w:type="dxa"/>
            <w:tcBorders>
              <w:top w:val="nil"/>
              <w:left w:val="nil"/>
              <w:bottom w:val="nil"/>
              <w:right w:val="nil"/>
            </w:tcBorders>
          </w:tcPr>
          <w:p w14:paraId="11412584" w14:textId="77777777" w:rsidR="00DB2996" w:rsidRDefault="00DB2996">
            <w:pPr>
              <w:spacing w:line="360" w:lineRule="auto"/>
              <w:rPr>
                <w:rFonts w:eastAsia="黑体"/>
                <w:spacing w:val="38"/>
                <w:sz w:val="21"/>
                <w:u w:val="single"/>
              </w:rPr>
            </w:pPr>
          </w:p>
        </w:tc>
        <w:tc>
          <w:tcPr>
            <w:tcW w:w="2373" w:type="dxa"/>
            <w:tcBorders>
              <w:top w:val="nil"/>
              <w:left w:val="nil"/>
              <w:bottom w:val="nil"/>
              <w:right w:val="nil"/>
            </w:tcBorders>
          </w:tcPr>
          <w:p w14:paraId="0B48F4D3" w14:textId="77777777" w:rsidR="00DB2996" w:rsidRDefault="00DB2996">
            <w:pPr>
              <w:spacing w:line="360" w:lineRule="auto"/>
              <w:rPr>
                <w:rFonts w:eastAsia="黑体"/>
                <w:spacing w:val="38"/>
                <w:sz w:val="21"/>
                <w:u w:val="single"/>
              </w:rPr>
            </w:pPr>
          </w:p>
        </w:tc>
        <w:tc>
          <w:tcPr>
            <w:tcW w:w="2382" w:type="dxa"/>
            <w:tcBorders>
              <w:top w:val="nil"/>
              <w:left w:val="nil"/>
              <w:bottom w:val="nil"/>
              <w:right w:val="nil"/>
            </w:tcBorders>
          </w:tcPr>
          <w:p w14:paraId="08E4FB27" w14:textId="77777777" w:rsidR="00DB2996" w:rsidRDefault="00210EEF">
            <w:pPr>
              <w:spacing w:line="360" w:lineRule="auto"/>
              <w:jc w:val="right"/>
              <w:rPr>
                <w:rFonts w:eastAsia="黑体"/>
                <w:spacing w:val="38"/>
                <w:sz w:val="21"/>
              </w:rPr>
            </w:pPr>
            <w:r>
              <w:rPr>
                <w:rFonts w:eastAsia="黑体"/>
                <w:spacing w:val="54"/>
                <w:sz w:val="21"/>
              </w:rPr>
              <w:t>分</w:t>
            </w:r>
            <w:r>
              <w:rPr>
                <w:rFonts w:eastAsia="黑体"/>
                <w:spacing w:val="52"/>
                <w:sz w:val="21"/>
              </w:rPr>
              <w:t>类</w:t>
            </w:r>
            <w:r>
              <w:rPr>
                <w:rFonts w:eastAsia="黑体"/>
                <w:sz w:val="21"/>
              </w:rPr>
              <w:t>号</w:t>
            </w:r>
          </w:p>
        </w:tc>
        <w:tc>
          <w:tcPr>
            <w:tcW w:w="2397" w:type="dxa"/>
            <w:tcBorders>
              <w:top w:val="single" w:sz="4" w:space="0" w:color="auto"/>
              <w:left w:val="nil"/>
              <w:bottom w:val="single" w:sz="4" w:space="0" w:color="auto"/>
              <w:right w:val="nil"/>
            </w:tcBorders>
          </w:tcPr>
          <w:p w14:paraId="5383B8FF" w14:textId="77777777" w:rsidR="00DB2996" w:rsidRDefault="00210EEF">
            <w:pPr>
              <w:spacing w:line="360" w:lineRule="auto"/>
              <w:jc w:val="center"/>
              <w:rPr>
                <w:rFonts w:eastAsia="黑体"/>
                <w:b/>
                <w:spacing w:val="38"/>
                <w:sz w:val="21"/>
              </w:rPr>
            </w:pPr>
            <w:r>
              <w:rPr>
                <w:rFonts w:eastAsia="黑体"/>
                <w:b/>
                <w:spacing w:val="38"/>
                <w:sz w:val="21"/>
              </w:rPr>
              <w:t>TP309</w:t>
            </w:r>
          </w:p>
        </w:tc>
      </w:tr>
      <w:tr w:rsidR="00DB2996" w14:paraId="5C487028" w14:textId="77777777">
        <w:trPr>
          <w:gridAfter w:val="2"/>
          <w:wAfter w:w="4779" w:type="dxa"/>
        </w:trPr>
        <w:tc>
          <w:tcPr>
            <w:tcW w:w="2373" w:type="dxa"/>
            <w:tcBorders>
              <w:top w:val="nil"/>
              <w:left w:val="nil"/>
              <w:bottom w:val="nil"/>
              <w:right w:val="nil"/>
            </w:tcBorders>
          </w:tcPr>
          <w:p w14:paraId="291BCFD5" w14:textId="77777777" w:rsidR="00DB2996" w:rsidRDefault="00DB2996">
            <w:pPr>
              <w:spacing w:line="360" w:lineRule="auto"/>
              <w:jc w:val="left"/>
              <w:rPr>
                <w:rFonts w:eastAsia="黑体"/>
                <w:sz w:val="21"/>
              </w:rPr>
            </w:pPr>
          </w:p>
        </w:tc>
        <w:tc>
          <w:tcPr>
            <w:tcW w:w="2373" w:type="dxa"/>
            <w:tcBorders>
              <w:top w:val="nil"/>
              <w:left w:val="nil"/>
              <w:bottom w:val="nil"/>
              <w:right w:val="nil"/>
            </w:tcBorders>
          </w:tcPr>
          <w:p w14:paraId="2B00E470" w14:textId="77777777" w:rsidR="00DB2996" w:rsidRDefault="00DB2996">
            <w:pPr>
              <w:spacing w:line="360" w:lineRule="auto"/>
              <w:jc w:val="left"/>
              <w:rPr>
                <w:rFonts w:eastAsia="黑体"/>
                <w:sz w:val="21"/>
                <w:u w:val="single"/>
              </w:rPr>
            </w:pPr>
          </w:p>
        </w:tc>
      </w:tr>
    </w:tbl>
    <w:p w14:paraId="620395B5" w14:textId="77777777" w:rsidR="00DB2996" w:rsidRDefault="00DB2996">
      <w:pPr>
        <w:rPr>
          <w:rFonts w:eastAsia="黑体"/>
          <w:b/>
          <w:bCs/>
          <w:sz w:val="21"/>
        </w:rPr>
      </w:pPr>
    </w:p>
    <w:p w14:paraId="3E931F2A" w14:textId="77777777" w:rsidR="00DB2996" w:rsidRDefault="00DB2996">
      <w:pPr>
        <w:rPr>
          <w:rFonts w:eastAsia="黑体"/>
          <w:b/>
          <w:bCs/>
          <w:sz w:val="21"/>
        </w:rPr>
      </w:pPr>
    </w:p>
    <w:p w14:paraId="2D1F6301" w14:textId="77777777" w:rsidR="00DB2996" w:rsidRDefault="00210EEF">
      <w:pPr>
        <w:jc w:val="center"/>
        <w:rPr>
          <w:rFonts w:eastAsia="黑体"/>
          <w:b/>
          <w:bCs/>
          <w:sz w:val="28"/>
        </w:rPr>
      </w:pPr>
      <w:r>
        <w:rPr>
          <w:rFonts w:eastAsia="黑体"/>
          <w:b/>
          <w:noProof/>
          <w:sz w:val="28"/>
        </w:rPr>
        <w:drawing>
          <wp:inline distT="0" distB="0" distL="0" distR="0" wp14:anchorId="317151A4" wp14:editId="6355BF5E">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p>
    <w:p w14:paraId="2825E18D" w14:textId="77777777" w:rsidR="00DB2996" w:rsidRDefault="00DB2996">
      <w:pPr>
        <w:jc w:val="center"/>
        <w:rPr>
          <w:rFonts w:eastAsia="黑体"/>
          <w:b/>
          <w:bCs/>
        </w:rPr>
      </w:pPr>
    </w:p>
    <w:p w14:paraId="504A9CF0" w14:textId="77777777" w:rsidR="00DB2996" w:rsidRDefault="00210EEF">
      <w:pPr>
        <w:spacing w:beforeLines="100" w:before="312"/>
        <w:jc w:val="center"/>
        <w:rPr>
          <w:rFonts w:eastAsia="黑体"/>
          <w:spacing w:val="20"/>
          <w:sz w:val="72"/>
        </w:rPr>
      </w:pPr>
      <w:r>
        <w:rPr>
          <w:rFonts w:eastAsia="黑体"/>
          <w:spacing w:val="20"/>
          <w:sz w:val="72"/>
        </w:rPr>
        <w:t>毕业设计</w:t>
      </w:r>
      <w:r>
        <w:rPr>
          <w:rFonts w:eastAsia="黑体"/>
          <w:spacing w:val="20"/>
          <w:sz w:val="72"/>
        </w:rPr>
        <w:t>(</w:t>
      </w:r>
      <w:r>
        <w:rPr>
          <w:rFonts w:eastAsia="黑体"/>
          <w:spacing w:val="20"/>
          <w:sz w:val="72"/>
        </w:rPr>
        <w:t>论文</w:t>
      </w:r>
      <w:r>
        <w:rPr>
          <w:rFonts w:eastAsia="黑体"/>
          <w:spacing w:val="20"/>
          <w:sz w:val="72"/>
        </w:rPr>
        <w:t>)</w:t>
      </w:r>
    </w:p>
    <w:p w14:paraId="59737E4D" w14:textId="77777777" w:rsidR="00DB2996" w:rsidRDefault="00DB2996">
      <w:pPr>
        <w:rPr>
          <w:b/>
          <w:bCs/>
          <w:sz w:val="28"/>
        </w:rPr>
      </w:pPr>
    </w:p>
    <w:p w14:paraId="3EC12504" w14:textId="77777777" w:rsidR="00DB2996" w:rsidRDefault="00DB2996">
      <w:pPr>
        <w:rPr>
          <w:b/>
          <w:bCs/>
          <w:sz w:val="28"/>
        </w:rPr>
      </w:pPr>
    </w:p>
    <w:p w14:paraId="12B5EA84" w14:textId="77777777" w:rsidR="00DB2996" w:rsidRDefault="0013562C" w:rsidP="0080478F">
      <w:pPr>
        <w:jc w:val="center"/>
        <w:rPr>
          <w:rFonts w:eastAsia="黑体"/>
          <w:sz w:val="44"/>
        </w:rPr>
      </w:pPr>
      <w:r w:rsidRPr="0013562C">
        <w:rPr>
          <w:rFonts w:eastAsia="黑体" w:hint="eastAsia"/>
          <w:sz w:val="44"/>
        </w:rPr>
        <w:t>基于</w:t>
      </w:r>
      <w:r w:rsidRPr="0013562C">
        <w:rPr>
          <w:rFonts w:eastAsia="黑体" w:hint="eastAsia"/>
          <w:sz w:val="44"/>
        </w:rPr>
        <w:t>CUDA</w:t>
      </w:r>
      <w:r w:rsidRPr="0013562C">
        <w:rPr>
          <w:rFonts w:eastAsia="黑体" w:hint="eastAsia"/>
          <w:sz w:val="44"/>
        </w:rPr>
        <w:t>的遗传算法和神经网络在股票趋势问题中的应用研究</w:t>
      </w:r>
    </w:p>
    <w:p w14:paraId="67F2782F" w14:textId="77777777" w:rsidR="00DB2996" w:rsidRDefault="00DB2996">
      <w:pPr>
        <w:rPr>
          <w:b/>
          <w:bCs/>
          <w:sz w:val="28"/>
        </w:rPr>
      </w:pPr>
    </w:p>
    <w:p w14:paraId="5BF97FAF" w14:textId="77777777" w:rsidR="00DB2996" w:rsidRDefault="00DB2996">
      <w:pPr>
        <w:rPr>
          <w:b/>
          <w:bCs/>
          <w:sz w:val="28"/>
          <w:szCs w:val="28"/>
        </w:rPr>
      </w:pPr>
    </w:p>
    <w:p w14:paraId="0DA449E6" w14:textId="77777777" w:rsidR="00DB2996" w:rsidRDefault="00DB2996">
      <w:pPr>
        <w:rPr>
          <w:b/>
          <w:bCs/>
          <w:sz w:val="28"/>
          <w:szCs w:val="28"/>
        </w:rPr>
      </w:pPr>
    </w:p>
    <w:p w14:paraId="72B3B08D" w14:textId="77777777" w:rsidR="00DB2996" w:rsidRDefault="00DB2996">
      <w:pPr>
        <w:rPr>
          <w:b/>
          <w:bCs/>
          <w:sz w:val="21"/>
          <w:szCs w:val="21"/>
        </w:rPr>
      </w:pPr>
    </w:p>
    <w:tbl>
      <w:tblPr>
        <w:tblW w:w="6819" w:type="dxa"/>
        <w:jc w:val="center"/>
        <w:tblBorders>
          <w:bottom w:val="single" w:sz="4" w:space="0" w:color="auto"/>
        </w:tblBorders>
        <w:tblLayout w:type="fixed"/>
        <w:tblLook w:val="04A0" w:firstRow="1" w:lastRow="0" w:firstColumn="1" w:lastColumn="0" w:noHBand="0" w:noVBand="1"/>
      </w:tblPr>
      <w:tblGrid>
        <w:gridCol w:w="2448"/>
        <w:gridCol w:w="4371"/>
      </w:tblGrid>
      <w:tr w:rsidR="00DB2996" w14:paraId="02E6FD20" w14:textId="77777777">
        <w:trPr>
          <w:trHeight w:val="616"/>
          <w:jc w:val="center"/>
        </w:trPr>
        <w:tc>
          <w:tcPr>
            <w:tcW w:w="2448" w:type="dxa"/>
          </w:tcPr>
          <w:p w14:paraId="728913AC" w14:textId="77777777" w:rsidR="00DB2996" w:rsidRDefault="00210EEF">
            <w:pPr>
              <w:spacing w:line="600" w:lineRule="exact"/>
              <w:jc w:val="distribute"/>
              <w:rPr>
                <w:rFonts w:eastAsia="黑体"/>
                <w:spacing w:val="30"/>
                <w:kern w:val="10"/>
                <w:sz w:val="30"/>
              </w:rPr>
            </w:pPr>
            <w:r>
              <w:rPr>
                <w:rFonts w:eastAsia="黑体" w:hint="eastAsia"/>
                <w:spacing w:val="30"/>
                <w:kern w:val="10"/>
                <w:sz w:val="30"/>
              </w:rPr>
              <w:t>学院</w:t>
            </w:r>
            <w:r>
              <w:rPr>
                <w:rFonts w:eastAsia="黑体"/>
                <w:spacing w:val="30"/>
                <w:kern w:val="10"/>
                <w:sz w:val="30"/>
              </w:rPr>
              <w:t>名称</w:t>
            </w:r>
          </w:p>
        </w:tc>
        <w:tc>
          <w:tcPr>
            <w:tcW w:w="4371" w:type="dxa"/>
            <w:tcBorders>
              <w:bottom w:val="single" w:sz="4" w:space="0" w:color="auto"/>
            </w:tcBorders>
            <w:vAlign w:val="center"/>
          </w:tcPr>
          <w:p w14:paraId="0FC49078" w14:textId="77777777" w:rsidR="00DB2996" w:rsidRDefault="00210EEF">
            <w:pPr>
              <w:spacing w:line="600" w:lineRule="exact"/>
              <w:jc w:val="center"/>
              <w:rPr>
                <w:rFonts w:eastAsia="黑体"/>
                <w:spacing w:val="30"/>
                <w:kern w:val="10"/>
                <w:sz w:val="30"/>
              </w:rPr>
            </w:pPr>
            <w:r>
              <w:rPr>
                <w:rFonts w:eastAsia="黑体" w:hint="eastAsia"/>
                <w:spacing w:val="30"/>
                <w:kern w:val="10"/>
                <w:sz w:val="30"/>
              </w:rPr>
              <w:t>计算机学院</w:t>
            </w:r>
          </w:p>
        </w:tc>
      </w:tr>
      <w:tr w:rsidR="00DB2996" w14:paraId="1A0C38AF" w14:textId="77777777">
        <w:trPr>
          <w:trHeight w:val="616"/>
          <w:jc w:val="center"/>
        </w:trPr>
        <w:tc>
          <w:tcPr>
            <w:tcW w:w="2448" w:type="dxa"/>
          </w:tcPr>
          <w:p w14:paraId="72896A92" w14:textId="77777777" w:rsidR="00DB2996" w:rsidRDefault="00210EEF">
            <w:pPr>
              <w:spacing w:line="600" w:lineRule="exact"/>
              <w:jc w:val="distribute"/>
              <w:rPr>
                <w:rFonts w:eastAsia="黑体"/>
                <w:spacing w:val="30"/>
                <w:kern w:val="10"/>
                <w:sz w:val="30"/>
              </w:rPr>
            </w:pPr>
            <w:r>
              <w:rPr>
                <w:rFonts w:eastAsia="黑体"/>
                <w:spacing w:val="30"/>
                <w:kern w:val="10"/>
                <w:sz w:val="30"/>
              </w:rPr>
              <w:t>专业名称</w:t>
            </w:r>
          </w:p>
        </w:tc>
        <w:tc>
          <w:tcPr>
            <w:tcW w:w="4371" w:type="dxa"/>
            <w:tcBorders>
              <w:top w:val="single" w:sz="4" w:space="0" w:color="auto"/>
              <w:bottom w:val="single" w:sz="4" w:space="0" w:color="auto"/>
            </w:tcBorders>
            <w:vAlign w:val="center"/>
          </w:tcPr>
          <w:p w14:paraId="1CCA5ADB" w14:textId="77777777" w:rsidR="00DB2996" w:rsidRDefault="00210EEF">
            <w:pPr>
              <w:spacing w:line="600" w:lineRule="exact"/>
              <w:jc w:val="center"/>
              <w:rPr>
                <w:rFonts w:eastAsia="黑体"/>
                <w:spacing w:val="30"/>
                <w:kern w:val="10"/>
                <w:sz w:val="30"/>
              </w:rPr>
            </w:pPr>
            <w:r>
              <w:rPr>
                <w:rFonts w:eastAsia="黑体" w:hint="eastAsia"/>
                <w:spacing w:val="30"/>
                <w:kern w:val="10"/>
                <w:sz w:val="30"/>
              </w:rPr>
              <w:t>计算机科学与技术</w:t>
            </w:r>
          </w:p>
        </w:tc>
      </w:tr>
      <w:tr w:rsidR="00DB2996" w14:paraId="74633B3C" w14:textId="77777777">
        <w:trPr>
          <w:trHeight w:val="601"/>
          <w:jc w:val="center"/>
        </w:trPr>
        <w:tc>
          <w:tcPr>
            <w:tcW w:w="2448" w:type="dxa"/>
          </w:tcPr>
          <w:p w14:paraId="61E76318" w14:textId="77777777" w:rsidR="00DB2996" w:rsidRDefault="00210EEF">
            <w:pPr>
              <w:spacing w:line="600" w:lineRule="exact"/>
              <w:jc w:val="distribute"/>
              <w:rPr>
                <w:rFonts w:eastAsia="黑体"/>
                <w:spacing w:val="30"/>
                <w:kern w:val="10"/>
                <w:sz w:val="30"/>
              </w:rPr>
            </w:pPr>
            <w:r>
              <w:rPr>
                <w:rFonts w:eastAsia="黑体"/>
                <w:spacing w:val="30"/>
                <w:kern w:val="10"/>
                <w:sz w:val="30"/>
              </w:rPr>
              <w:t>学生姓名</w:t>
            </w:r>
          </w:p>
        </w:tc>
        <w:tc>
          <w:tcPr>
            <w:tcW w:w="4371" w:type="dxa"/>
            <w:tcBorders>
              <w:top w:val="single" w:sz="4" w:space="0" w:color="auto"/>
              <w:bottom w:val="single" w:sz="4" w:space="0" w:color="auto"/>
            </w:tcBorders>
            <w:vAlign w:val="center"/>
          </w:tcPr>
          <w:p w14:paraId="04D1818A" w14:textId="77777777" w:rsidR="00DB2996" w:rsidRDefault="0013562C">
            <w:pPr>
              <w:spacing w:line="600" w:lineRule="exact"/>
              <w:jc w:val="center"/>
              <w:rPr>
                <w:rFonts w:eastAsia="黑体"/>
                <w:spacing w:val="30"/>
                <w:kern w:val="10"/>
                <w:sz w:val="30"/>
              </w:rPr>
            </w:pPr>
            <w:r>
              <w:rPr>
                <w:rFonts w:eastAsia="黑体" w:hint="eastAsia"/>
                <w:spacing w:val="30"/>
                <w:kern w:val="10"/>
                <w:sz w:val="30"/>
              </w:rPr>
              <w:t>王劭阳</w:t>
            </w:r>
          </w:p>
        </w:tc>
      </w:tr>
      <w:tr w:rsidR="00DB2996" w14:paraId="7B341B64" w14:textId="77777777">
        <w:trPr>
          <w:trHeight w:val="631"/>
          <w:jc w:val="center"/>
        </w:trPr>
        <w:tc>
          <w:tcPr>
            <w:tcW w:w="2448" w:type="dxa"/>
            <w:tcBorders>
              <w:bottom w:val="nil"/>
            </w:tcBorders>
          </w:tcPr>
          <w:p w14:paraId="1DE45E2A" w14:textId="77777777" w:rsidR="00DB2996" w:rsidRDefault="00210EEF">
            <w:pPr>
              <w:spacing w:line="600" w:lineRule="exact"/>
              <w:jc w:val="distribute"/>
              <w:rPr>
                <w:rFonts w:eastAsia="黑体"/>
                <w:spacing w:val="30"/>
                <w:kern w:val="10"/>
                <w:sz w:val="30"/>
              </w:rPr>
            </w:pPr>
            <w:r>
              <w:rPr>
                <w:rFonts w:eastAsia="黑体"/>
                <w:spacing w:val="30"/>
                <w:kern w:val="10"/>
                <w:sz w:val="30"/>
              </w:rPr>
              <w:t>指导教师</w:t>
            </w:r>
          </w:p>
        </w:tc>
        <w:tc>
          <w:tcPr>
            <w:tcW w:w="4371" w:type="dxa"/>
            <w:tcBorders>
              <w:top w:val="single" w:sz="4" w:space="0" w:color="auto"/>
              <w:bottom w:val="single" w:sz="4" w:space="0" w:color="auto"/>
            </w:tcBorders>
            <w:vAlign w:val="center"/>
          </w:tcPr>
          <w:p w14:paraId="5CFD445A" w14:textId="77777777" w:rsidR="00DB2996" w:rsidRDefault="0013562C">
            <w:pPr>
              <w:spacing w:line="600" w:lineRule="exact"/>
              <w:jc w:val="center"/>
              <w:rPr>
                <w:rFonts w:eastAsia="黑体"/>
                <w:spacing w:val="30"/>
                <w:kern w:val="10"/>
                <w:sz w:val="30"/>
              </w:rPr>
            </w:pPr>
            <w:r>
              <w:rPr>
                <w:rFonts w:eastAsia="黑体" w:hint="eastAsia"/>
                <w:spacing w:val="30"/>
                <w:kern w:val="10"/>
                <w:sz w:val="30"/>
              </w:rPr>
              <w:t>任健</w:t>
            </w:r>
          </w:p>
        </w:tc>
      </w:tr>
    </w:tbl>
    <w:p w14:paraId="190BBE59" w14:textId="77777777" w:rsidR="00DB2996" w:rsidRDefault="00DB2996">
      <w:pPr>
        <w:spacing w:line="600" w:lineRule="exact"/>
        <w:rPr>
          <w:b/>
          <w:bCs/>
          <w:spacing w:val="22"/>
          <w:kern w:val="10"/>
          <w:sz w:val="15"/>
          <w:szCs w:val="15"/>
        </w:rPr>
      </w:pPr>
    </w:p>
    <w:p w14:paraId="729208E9" w14:textId="77777777" w:rsidR="00DB2996" w:rsidRDefault="00210EEF">
      <w:pPr>
        <w:spacing w:line="600" w:lineRule="exact"/>
        <w:ind w:firstLine="420"/>
        <w:jc w:val="center"/>
        <w:rPr>
          <w:rFonts w:eastAsia="黑体"/>
          <w:spacing w:val="22"/>
          <w:kern w:val="10"/>
          <w:sz w:val="30"/>
        </w:rPr>
      </w:pPr>
      <w:r>
        <w:rPr>
          <w:rFonts w:eastAsia="黑体"/>
          <w:spacing w:val="22"/>
          <w:kern w:val="10"/>
          <w:sz w:val="30"/>
        </w:rPr>
        <w:t>201</w:t>
      </w:r>
      <w:r>
        <w:rPr>
          <w:rFonts w:eastAsia="黑体" w:hint="eastAsia"/>
          <w:spacing w:val="22"/>
          <w:kern w:val="10"/>
          <w:sz w:val="30"/>
        </w:rPr>
        <w:t>7</w:t>
      </w:r>
      <w:r>
        <w:rPr>
          <w:rFonts w:eastAsia="黑体"/>
          <w:spacing w:val="22"/>
          <w:kern w:val="10"/>
          <w:sz w:val="30"/>
        </w:rPr>
        <w:t>年</w:t>
      </w:r>
      <w:r>
        <w:rPr>
          <w:rFonts w:eastAsia="黑体" w:hint="eastAsia"/>
          <w:spacing w:val="22"/>
          <w:kern w:val="10"/>
          <w:sz w:val="30"/>
        </w:rPr>
        <w:t>6</w:t>
      </w:r>
      <w:r>
        <w:rPr>
          <w:rFonts w:eastAsia="黑体"/>
          <w:spacing w:val="22"/>
          <w:kern w:val="10"/>
          <w:sz w:val="30"/>
        </w:rPr>
        <w:t>月</w:t>
      </w:r>
    </w:p>
    <w:p w14:paraId="676CD5C4" w14:textId="77777777" w:rsidR="00DB2996" w:rsidRDefault="00DB2996">
      <w:pPr>
        <w:spacing w:afterLines="50" w:after="156" w:line="360" w:lineRule="auto"/>
        <w:ind w:right="-119"/>
        <w:jc w:val="center"/>
        <w:rPr>
          <w:rFonts w:eastAsia="华文行楷"/>
          <w:bCs/>
          <w:spacing w:val="20"/>
          <w:sz w:val="44"/>
        </w:rPr>
        <w:sectPr w:rsidR="00DB2996">
          <w:type w:val="continuous"/>
          <w:pgSz w:w="11906" w:h="16838"/>
          <w:pgMar w:top="1418" w:right="1134" w:bottom="1418" w:left="1247" w:header="567" w:footer="964" w:gutter="0"/>
          <w:pgNumType w:start="1"/>
          <w:cols w:space="425"/>
          <w:docGrid w:type="lines" w:linePitch="312"/>
        </w:sectPr>
      </w:pPr>
    </w:p>
    <w:p w14:paraId="5551BB9C" w14:textId="77777777" w:rsidR="00DB2996" w:rsidRDefault="00210EEF">
      <w:pPr>
        <w:spacing w:afterLines="50" w:after="156" w:line="360" w:lineRule="auto"/>
        <w:ind w:right="-119"/>
        <w:jc w:val="center"/>
        <w:rPr>
          <w:rFonts w:eastAsia="华文行楷"/>
          <w:bCs/>
          <w:spacing w:val="20"/>
          <w:sz w:val="44"/>
        </w:rPr>
      </w:pPr>
      <w:r>
        <w:rPr>
          <w:rFonts w:eastAsia="华文行楷"/>
          <w:bCs/>
          <w:spacing w:val="20"/>
          <w:sz w:val="44"/>
        </w:rPr>
        <w:lastRenderedPageBreak/>
        <w:t>北京航空航天大学</w:t>
      </w:r>
    </w:p>
    <w:p w14:paraId="3B972FBB" w14:textId="77777777" w:rsidR="00DB2996" w:rsidRDefault="00210EEF">
      <w:pPr>
        <w:spacing w:line="360" w:lineRule="auto"/>
        <w:jc w:val="center"/>
        <w:rPr>
          <w:b/>
          <w:spacing w:val="24"/>
          <w:sz w:val="44"/>
        </w:rPr>
      </w:pPr>
      <w:r>
        <w:rPr>
          <w:b/>
          <w:spacing w:val="24"/>
          <w:sz w:val="44"/>
        </w:rPr>
        <w:t>本科生毕业设</w:t>
      </w:r>
      <w:r>
        <w:rPr>
          <w:b/>
          <w:spacing w:val="-40"/>
          <w:sz w:val="44"/>
        </w:rPr>
        <w:t>计</w:t>
      </w:r>
      <w:r>
        <w:rPr>
          <w:b/>
          <w:sz w:val="44"/>
        </w:rPr>
        <w:t>（论文</w:t>
      </w:r>
      <w:r>
        <w:rPr>
          <w:b/>
          <w:spacing w:val="-40"/>
          <w:sz w:val="44"/>
        </w:rPr>
        <w:t>）</w:t>
      </w:r>
      <w:r>
        <w:rPr>
          <w:b/>
          <w:spacing w:val="24"/>
          <w:sz w:val="44"/>
        </w:rPr>
        <w:t>任务书</w:t>
      </w:r>
    </w:p>
    <w:p w14:paraId="320EED87" w14:textId="77777777" w:rsidR="00DB2996" w:rsidRDefault="00210EEF">
      <w:pPr>
        <w:spacing w:beforeLines="100" w:before="312" w:afterLines="125" w:after="390" w:line="360" w:lineRule="auto"/>
        <w:rPr>
          <w:sz w:val="28"/>
        </w:rPr>
      </w:pPr>
      <w:r>
        <w:rPr>
          <w:sz w:val="28"/>
        </w:rPr>
        <w:t>Ⅰ</w:t>
      </w:r>
      <w:r>
        <w:rPr>
          <w:sz w:val="28"/>
        </w:rPr>
        <w:t>、毕业设计（论文）题目：</w:t>
      </w:r>
    </w:p>
    <w:p w14:paraId="01BB30A9" w14:textId="77777777" w:rsidR="00DB2996" w:rsidRDefault="0080478F" w:rsidP="0080478F">
      <w:pPr>
        <w:spacing w:line="360" w:lineRule="auto"/>
        <w:rPr>
          <w:sz w:val="28"/>
          <w:u w:val="single"/>
        </w:rPr>
      </w:pPr>
      <w:r w:rsidRPr="0080478F">
        <w:rPr>
          <w:rFonts w:hint="eastAsia"/>
          <w:sz w:val="28"/>
          <w:u w:val="single"/>
        </w:rPr>
        <w:t>基于</w:t>
      </w:r>
      <w:r w:rsidRPr="0080478F">
        <w:rPr>
          <w:rFonts w:hint="eastAsia"/>
          <w:sz w:val="28"/>
          <w:u w:val="single"/>
        </w:rPr>
        <w:t>CUDA</w:t>
      </w:r>
      <w:r w:rsidRPr="0080478F">
        <w:rPr>
          <w:rFonts w:hint="eastAsia"/>
          <w:sz w:val="28"/>
          <w:u w:val="single"/>
        </w:rPr>
        <w:t>的遗传算法和神经网络在股票趋势问题中的应用研究</w:t>
      </w:r>
      <w:r w:rsidR="00210EEF">
        <w:rPr>
          <w:sz w:val="28"/>
          <w:u w:val="single"/>
        </w:rPr>
        <w:t xml:space="preserve">                                                                </w:t>
      </w:r>
    </w:p>
    <w:p w14:paraId="054663FE" w14:textId="77777777" w:rsidR="00DB2996" w:rsidRDefault="00210EEF">
      <w:pPr>
        <w:spacing w:line="360" w:lineRule="auto"/>
        <w:rPr>
          <w:sz w:val="28"/>
          <w:u w:val="single"/>
        </w:rPr>
      </w:pPr>
      <w:r>
        <w:rPr>
          <w:sz w:val="28"/>
          <w:u w:val="single"/>
        </w:rPr>
        <w:t xml:space="preserve">                                                                 </w:t>
      </w:r>
    </w:p>
    <w:p w14:paraId="7876BB46" w14:textId="77777777" w:rsidR="00DB2996" w:rsidRDefault="00210EEF">
      <w:pPr>
        <w:spacing w:line="360" w:lineRule="auto"/>
        <w:rPr>
          <w:sz w:val="28"/>
          <w:u w:val="single"/>
        </w:rPr>
      </w:pPr>
      <w:r>
        <w:rPr>
          <w:sz w:val="28"/>
          <w:u w:val="single"/>
        </w:rPr>
        <w:t xml:space="preserve">                                                                 </w:t>
      </w:r>
    </w:p>
    <w:p w14:paraId="7DFB5F82" w14:textId="77777777" w:rsidR="00DB2996" w:rsidRDefault="00210EEF">
      <w:pPr>
        <w:spacing w:beforeLines="50" w:before="156" w:afterLines="125" w:after="390" w:line="360" w:lineRule="auto"/>
        <w:rPr>
          <w:sz w:val="28"/>
        </w:rPr>
      </w:pPr>
      <w:r>
        <w:rPr>
          <w:sz w:val="28"/>
        </w:rPr>
        <w:t>Ⅱ</w:t>
      </w:r>
      <w:r>
        <w:rPr>
          <w:sz w:val="28"/>
        </w:rPr>
        <w:t>、毕业设计（论文）使用的原始资料（数据）及设计技术要求：</w:t>
      </w:r>
    </w:p>
    <w:p w14:paraId="2F8BEF4B" w14:textId="5B4B6B39" w:rsidR="00DB2996" w:rsidRDefault="00E317FB">
      <w:pPr>
        <w:spacing w:line="360" w:lineRule="auto"/>
        <w:rPr>
          <w:sz w:val="28"/>
          <w:u w:val="single"/>
        </w:rPr>
      </w:pPr>
      <w:r>
        <w:rPr>
          <w:rFonts w:hint="eastAsia"/>
          <w:sz w:val="28"/>
          <w:u w:val="single"/>
        </w:rPr>
        <w:t>遗传算法</w:t>
      </w:r>
      <w:r w:rsidR="007B5512">
        <w:rPr>
          <w:rFonts w:hint="eastAsia"/>
          <w:sz w:val="28"/>
          <w:u w:val="single"/>
        </w:rPr>
        <w:t>和人工神经网络</w:t>
      </w:r>
      <w:r>
        <w:rPr>
          <w:rFonts w:hint="eastAsia"/>
          <w:sz w:val="28"/>
          <w:u w:val="single"/>
        </w:rPr>
        <w:t>相关的国际期刊和会议论文</w:t>
      </w:r>
      <w:r w:rsidR="007B5512">
        <w:rPr>
          <w:rFonts w:hint="eastAsia"/>
          <w:sz w:val="28"/>
          <w:u w:val="single"/>
        </w:rPr>
        <w:t>；股票趋势预测问题的相关论文；</w:t>
      </w:r>
      <w:r w:rsidR="007B5512">
        <w:rPr>
          <w:rFonts w:hint="eastAsia"/>
          <w:sz w:val="28"/>
          <w:u w:val="single"/>
        </w:rPr>
        <w:t>CUDA</w:t>
      </w:r>
      <w:r w:rsidR="007B5512">
        <w:rPr>
          <w:rFonts w:hint="eastAsia"/>
          <w:sz w:val="28"/>
          <w:u w:val="single"/>
        </w:rPr>
        <w:t>编程学习资料和</w:t>
      </w:r>
      <w:r w:rsidR="007B5512">
        <w:rPr>
          <w:rFonts w:hint="eastAsia"/>
          <w:sz w:val="28"/>
          <w:u w:val="single"/>
        </w:rPr>
        <w:t>Keras</w:t>
      </w:r>
      <w:r w:rsidR="007B5512">
        <w:rPr>
          <w:rFonts w:hint="eastAsia"/>
          <w:sz w:val="28"/>
          <w:u w:val="single"/>
        </w:rPr>
        <w:t>、</w:t>
      </w:r>
      <w:r w:rsidR="007B5512">
        <w:rPr>
          <w:rFonts w:hint="eastAsia"/>
          <w:sz w:val="28"/>
          <w:u w:val="single"/>
        </w:rPr>
        <w:t>Theano</w:t>
      </w:r>
      <w:r w:rsidR="007B5512">
        <w:rPr>
          <w:rFonts w:hint="eastAsia"/>
          <w:sz w:val="28"/>
          <w:u w:val="single"/>
        </w:rPr>
        <w:t>开发工具的相关教程；</w:t>
      </w:r>
      <w:r w:rsidR="007B5512" w:rsidRPr="007B5512">
        <w:rPr>
          <w:rFonts w:hint="eastAsia"/>
          <w:sz w:val="28"/>
          <w:u w:val="single"/>
        </w:rPr>
        <w:t>2014</w:t>
      </w:r>
      <w:r w:rsidR="007B5512" w:rsidRPr="007B5512">
        <w:rPr>
          <w:rFonts w:hint="eastAsia"/>
          <w:sz w:val="28"/>
          <w:u w:val="single"/>
        </w:rPr>
        <w:t>年</w:t>
      </w:r>
      <w:r w:rsidR="007B5512" w:rsidRPr="007B5512">
        <w:rPr>
          <w:rFonts w:hint="eastAsia"/>
          <w:sz w:val="28"/>
          <w:u w:val="single"/>
        </w:rPr>
        <w:t>8</w:t>
      </w:r>
      <w:r w:rsidR="007B5512" w:rsidRPr="007B5512">
        <w:rPr>
          <w:rFonts w:hint="eastAsia"/>
          <w:sz w:val="28"/>
          <w:u w:val="single"/>
        </w:rPr>
        <w:t>月</w:t>
      </w:r>
      <w:r w:rsidR="007B5512" w:rsidRPr="007B5512">
        <w:rPr>
          <w:rFonts w:hint="eastAsia"/>
          <w:sz w:val="28"/>
          <w:u w:val="single"/>
        </w:rPr>
        <w:t>11</w:t>
      </w:r>
      <w:r w:rsidR="007B5512" w:rsidRPr="007B5512">
        <w:rPr>
          <w:rFonts w:hint="eastAsia"/>
          <w:sz w:val="28"/>
          <w:u w:val="single"/>
        </w:rPr>
        <w:t>日至</w:t>
      </w:r>
      <w:r w:rsidR="007B5512" w:rsidRPr="007B5512">
        <w:rPr>
          <w:rFonts w:hint="eastAsia"/>
          <w:sz w:val="28"/>
          <w:u w:val="single"/>
        </w:rPr>
        <w:t>2016</w:t>
      </w:r>
      <w:r w:rsidR="007B5512" w:rsidRPr="007B5512">
        <w:rPr>
          <w:rFonts w:hint="eastAsia"/>
          <w:sz w:val="28"/>
          <w:u w:val="single"/>
        </w:rPr>
        <w:t>年</w:t>
      </w:r>
      <w:r w:rsidR="007B5512" w:rsidRPr="007B5512">
        <w:rPr>
          <w:rFonts w:hint="eastAsia"/>
          <w:sz w:val="28"/>
          <w:u w:val="single"/>
        </w:rPr>
        <w:t>8</w:t>
      </w:r>
      <w:r w:rsidR="007B5512" w:rsidRPr="007B5512">
        <w:rPr>
          <w:rFonts w:hint="eastAsia"/>
          <w:sz w:val="28"/>
          <w:u w:val="single"/>
        </w:rPr>
        <w:t>月</w:t>
      </w:r>
      <w:r w:rsidR="007B5512" w:rsidRPr="007B5512">
        <w:rPr>
          <w:rFonts w:hint="eastAsia"/>
          <w:sz w:val="28"/>
          <w:u w:val="single"/>
        </w:rPr>
        <w:t>9</w:t>
      </w:r>
      <w:r w:rsidR="007B5512" w:rsidRPr="007B5512">
        <w:rPr>
          <w:rFonts w:hint="eastAsia"/>
          <w:sz w:val="28"/>
          <w:u w:val="single"/>
        </w:rPr>
        <w:t>日间德国</w:t>
      </w:r>
      <w:r w:rsidR="007B5512" w:rsidRPr="007B5512">
        <w:rPr>
          <w:rFonts w:hint="eastAsia"/>
          <w:sz w:val="28"/>
          <w:u w:val="single"/>
        </w:rPr>
        <w:t>DAX</w:t>
      </w:r>
      <w:r w:rsidR="007B5512" w:rsidRPr="007B5512">
        <w:rPr>
          <w:rFonts w:hint="eastAsia"/>
          <w:sz w:val="28"/>
          <w:u w:val="single"/>
        </w:rPr>
        <w:t>股票指数的价格和相关的舆情数据</w:t>
      </w:r>
      <w:r w:rsidR="007B5512">
        <w:rPr>
          <w:rFonts w:hint="eastAsia"/>
          <w:sz w:val="28"/>
          <w:u w:val="single"/>
        </w:rPr>
        <w:t>；</w:t>
      </w:r>
      <w:r w:rsidR="007B5512" w:rsidRPr="007B5512">
        <w:rPr>
          <w:rFonts w:hint="eastAsia"/>
          <w:sz w:val="28"/>
          <w:u w:val="single"/>
        </w:rPr>
        <w:t>2014</w:t>
      </w:r>
      <w:r w:rsidR="007B5512" w:rsidRPr="007B5512">
        <w:rPr>
          <w:rFonts w:hint="eastAsia"/>
          <w:sz w:val="28"/>
          <w:u w:val="single"/>
        </w:rPr>
        <w:t>年</w:t>
      </w:r>
      <w:r w:rsidR="007B5512" w:rsidRPr="007B5512">
        <w:rPr>
          <w:rFonts w:hint="eastAsia"/>
          <w:sz w:val="28"/>
          <w:u w:val="single"/>
        </w:rPr>
        <w:t>6</w:t>
      </w:r>
      <w:r w:rsidR="007B5512" w:rsidRPr="007B5512">
        <w:rPr>
          <w:rFonts w:hint="eastAsia"/>
          <w:sz w:val="28"/>
          <w:u w:val="single"/>
        </w:rPr>
        <w:t>月</w:t>
      </w:r>
      <w:r w:rsidR="007B5512" w:rsidRPr="007B5512">
        <w:rPr>
          <w:rFonts w:hint="eastAsia"/>
          <w:sz w:val="28"/>
          <w:u w:val="single"/>
        </w:rPr>
        <w:t>2</w:t>
      </w:r>
      <w:r w:rsidR="007B5512" w:rsidRPr="007B5512">
        <w:rPr>
          <w:rFonts w:hint="eastAsia"/>
          <w:sz w:val="28"/>
          <w:u w:val="single"/>
        </w:rPr>
        <w:t>日至</w:t>
      </w:r>
      <w:r w:rsidR="007B5512" w:rsidRPr="007B5512">
        <w:rPr>
          <w:rFonts w:hint="eastAsia"/>
          <w:sz w:val="28"/>
          <w:u w:val="single"/>
        </w:rPr>
        <w:t>2016</w:t>
      </w:r>
      <w:r w:rsidR="007B5512" w:rsidRPr="007B5512">
        <w:rPr>
          <w:rFonts w:hint="eastAsia"/>
          <w:sz w:val="28"/>
          <w:u w:val="single"/>
        </w:rPr>
        <w:t>年</w:t>
      </w:r>
      <w:r w:rsidR="007B5512" w:rsidRPr="007B5512">
        <w:rPr>
          <w:rFonts w:hint="eastAsia"/>
          <w:sz w:val="28"/>
          <w:u w:val="single"/>
        </w:rPr>
        <w:t>6</w:t>
      </w:r>
      <w:r w:rsidR="007B5512" w:rsidRPr="007B5512">
        <w:rPr>
          <w:rFonts w:hint="eastAsia"/>
          <w:sz w:val="28"/>
          <w:u w:val="single"/>
        </w:rPr>
        <w:t>月</w:t>
      </w:r>
      <w:r w:rsidR="007B5512" w:rsidRPr="007B5512">
        <w:rPr>
          <w:rFonts w:hint="eastAsia"/>
          <w:sz w:val="28"/>
          <w:u w:val="single"/>
        </w:rPr>
        <w:t>2</w:t>
      </w:r>
      <w:r w:rsidR="007B5512" w:rsidRPr="007B5512">
        <w:rPr>
          <w:rFonts w:hint="eastAsia"/>
          <w:sz w:val="28"/>
          <w:u w:val="single"/>
        </w:rPr>
        <w:t>日间国际黄金价格和相关的舆情数据</w:t>
      </w:r>
      <w:r w:rsidR="007B5512">
        <w:rPr>
          <w:rFonts w:hint="eastAsia"/>
          <w:sz w:val="28"/>
          <w:u w:val="single"/>
        </w:rPr>
        <w:t>。</w:t>
      </w:r>
      <w:r w:rsidR="00210EEF">
        <w:rPr>
          <w:sz w:val="28"/>
          <w:u w:val="single"/>
        </w:rPr>
        <w:t xml:space="preserve">                                                                 </w:t>
      </w:r>
    </w:p>
    <w:p w14:paraId="738634FA" w14:textId="77777777" w:rsidR="00DB2996" w:rsidRDefault="00210EEF">
      <w:pPr>
        <w:spacing w:beforeLines="50" w:before="156" w:afterLines="125" w:after="390" w:line="360" w:lineRule="auto"/>
        <w:rPr>
          <w:sz w:val="28"/>
        </w:rPr>
      </w:pPr>
      <w:r>
        <w:rPr>
          <w:sz w:val="28"/>
        </w:rPr>
        <w:t>Ⅲ</w:t>
      </w:r>
      <w:r>
        <w:rPr>
          <w:sz w:val="28"/>
        </w:rPr>
        <w:t>、毕业设计（论文）工作内容：</w:t>
      </w:r>
    </w:p>
    <w:p w14:paraId="7EAB4E95" w14:textId="0F3440CD" w:rsidR="00DB2996" w:rsidRDefault="00196C4C">
      <w:pPr>
        <w:spacing w:line="360" w:lineRule="auto"/>
        <w:rPr>
          <w:sz w:val="28"/>
          <w:u w:val="single"/>
        </w:rPr>
      </w:pPr>
      <w:r>
        <w:rPr>
          <w:rFonts w:hint="eastAsia"/>
          <w:sz w:val="28"/>
          <w:u w:val="single"/>
        </w:rPr>
        <w:t>学习和调研遗传算法、人工神经网络和</w:t>
      </w:r>
      <w:r>
        <w:rPr>
          <w:rFonts w:hint="eastAsia"/>
          <w:sz w:val="28"/>
          <w:u w:val="single"/>
        </w:rPr>
        <w:t>CUDA</w:t>
      </w:r>
      <w:r>
        <w:rPr>
          <w:rFonts w:hint="eastAsia"/>
          <w:sz w:val="28"/>
          <w:u w:val="single"/>
        </w:rPr>
        <w:t>编程相关的知识；提出</w:t>
      </w:r>
      <w:r w:rsidRPr="00196C4C">
        <w:rPr>
          <w:rFonts w:hint="eastAsia"/>
          <w:sz w:val="28"/>
          <w:u w:val="single"/>
        </w:rPr>
        <w:t>两种使用舆情数据来预测股票趋势的建模方法</w:t>
      </w:r>
      <w:r>
        <w:rPr>
          <w:rFonts w:hint="eastAsia"/>
          <w:sz w:val="28"/>
          <w:u w:val="single"/>
        </w:rPr>
        <w:t>；设计并实现</w:t>
      </w:r>
      <w:r w:rsidRPr="00196C4C">
        <w:rPr>
          <w:rFonts w:hint="eastAsia"/>
          <w:sz w:val="28"/>
          <w:u w:val="single"/>
        </w:rPr>
        <w:t>用于使用舆情数据预测股票趋势的基于</w:t>
      </w:r>
      <w:r w:rsidRPr="00196C4C">
        <w:rPr>
          <w:rFonts w:hint="eastAsia"/>
          <w:sz w:val="28"/>
          <w:u w:val="single"/>
        </w:rPr>
        <w:t>CPU</w:t>
      </w:r>
      <w:r w:rsidRPr="00196C4C">
        <w:rPr>
          <w:rFonts w:hint="eastAsia"/>
          <w:sz w:val="28"/>
          <w:u w:val="single"/>
        </w:rPr>
        <w:t>的遗传算法和人工神经网络</w:t>
      </w:r>
      <w:r>
        <w:rPr>
          <w:rFonts w:hint="eastAsia"/>
          <w:sz w:val="28"/>
          <w:u w:val="single"/>
        </w:rPr>
        <w:t>；设计并实现</w:t>
      </w:r>
      <w:r w:rsidRPr="00196C4C">
        <w:rPr>
          <w:rFonts w:hint="eastAsia"/>
          <w:sz w:val="28"/>
          <w:u w:val="single"/>
        </w:rPr>
        <w:t>用于使用舆情数据预测股票趋势的基于</w:t>
      </w:r>
      <w:r w:rsidRPr="00196C4C">
        <w:rPr>
          <w:rFonts w:hint="eastAsia"/>
          <w:sz w:val="28"/>
          <w:u w:val="single"/>
        </w:rPr>
        <w:t>GPU</w:t>
      </w:r>
      <w:r w:rsidRPr="00196C4C">
        <w:rPr>
          <w:rFonts w:hint="eastAsia"/>
          <w:sz w:val="28"/>
          <w:u w:val="single"/>
        </w:rPr>
        <w:t>的遗传算法和人工神经网络</w:t>
      </w:r>
      <w:r>
        <w:rPr>
          <w:rFonts w:hint="eastAsia"/>
          <w:sz w:val="28"/>
          <w:u w:val="single"/>
        </w:rPr>
        <w:t>；进行相关实验分析并比较两种算法在股票趋势预测问题上的效果；进行相关实验分析并比较基于</w:t>
      </w:r>
      <w:r>
        <w:rPr>
          <w:rFonts w:hint="eastAsia"/>
          <w:sz w:val="28"/>
          <w:u w:val="single"/>
        </w:rPr>
        <w:t>CPU</w:t>
      </w:r>
      <w:r>
        <w:rPr>
          <w:rFonts w:hint="eastAsia"/>
          <w:sz w:val="28"/>
          <w:u w:val="single"/>
        </w:rPr>
        <w:t>和基于</w:t>
      </w:r>
      <w:r>
        <w:rPr>
          <w:rFonts w:hint="eastAsia"/>
          <w:sz w:val="28"/>
          <w:u w:val="single"/>
        </w:rPr>
        <w:t>GPU</w:t>
      </w:r>
      <w:r>
        <w:rPr>
          <w:rFonts w:hint="eastAsia"/>
          <w:sz w:val="28"/>
          <w:u w:val="single"/>
        </w:rPr>
        <w:t>的算法的性能。</w:t>
      </w:r>
      <w:r w:rsidR="00210EEF">
        <w:rPr>
          <w:sz w:val="28"/>
          <w:u w:val="single"/>
        </w:rPr>
        <w:t xml:space="preserve">                                                                 </w:t>
      </w:r>
    </w:p>
    <w:p w14:paraId="56344C77" w14:textId="77777777" w:rsidR="00DB2996" w:rsidRDefault="00210EEF">
      <w:pPr>
        <w:spacing w:afterLines="125" w:after="390" w:line="360" w:lineRule="auto"/>
        <w:rPr>
          <w:sz w:val="28"/>
        </w:rPr>
      </w:pPr>
      <w:r>
        <w:rPr>
          <w:sz w:val="28"/>
        </w:rPr>
        <w:lastRenderedPageBreak/>
        <w:t>Ⅳ</w:t>
      </w:r>
      <w:r>
        <w:rPr>
          <w:sz w:val="28"/>
        </w:rPr>
        <w:t>、主要参考资料：</w:t>
      </w:r>
    </w:p>
    <w:p w14:paraId="2F6660CD" w14:textId="3BA49C0F" w:rsidR="00DB2996" w:rsidRDefault="008B75A1">
      <w:pPr>
        <w:spacing w:line="360" w:lineRule="auto"/>
        <w:rPr>
          <w:sz w:val="28"/>
          <w:u w:val="single"/>
        </w:rPr>
      </w:pPr>
      <w:r w:rsidRPr="008B75A1">
        <w:rPr>
          <w:sz w:val="28"/>
          <w:u w:val="single"/>
        </w:rPr>
        <w:t>Harman M, Mansouri S A, Zhang Y. Search Based Software Engineering: A Comprehensive Analysis and Review of Trends Techniques and Applications[J]. Technical Report TR-09-03, Department of Computer Science, King’s College London, 2009.</w:t>
      </w:r>
      <w:r w:rsidR="00210EEF">
        <w:rPr>
          <w:sz w:val="28"/>
          <w:u w:val="single"/>
        </w:rPr>
        <w:t xml:space="preserve">                                                                 </w:t>
      </w:r>
    </w:p>
    <w:p w14:paraId="059C5DB6" w14:textId="6AB756AF" w:rsidR="00DB2996" w:rsidRDefault="008B75A1">
      <w:pPr>
        <w:spacing w:line="360" w:lineRule="auto"/>
        <w:rPr>
          <w:sz w:val="28"/>
          <w:u w:val="single"/>
        </w:rPr>
      </w:pPr>
      <w:r w:rsidRPr="008B75A1">
        <w:rPr>
          <w:sz w:val="28"/>
          <w:u w:val="single"/>
        </w:rPr>
        <w:t>Rocke D M. Genetic Algorithms + Data Structures = Evolution Programs, by Z. Michalewicz[M]// Genetic algorithms + data structures = evolution programs. Springer-Verlag, 1996:347-348.</w:t>
      </w:r>
      <w:r w:rsidR="00210EEF">
        <w:rPr>
          <w:sz w:val="28"/>
          <w:u w:val="single"/>
        </w:rPr>
        <w:t xml:space="preserve">                                                                 </w:t>
      </w:r>
    </w:p>
    <w:p w14:paraId="3A1CCDB0" w14:textId="77777777" w:rsidR="00217153" w:rsidRDefault="00217153">
      <w:pPr>
        <w:spacing w:line="360" w:lineRule="auto"/>
        <w:rPr>
          <w:sz w:val="28"/>
          <w:u w:val="single"/>
        </w:rPr>
      </w:pPr>
      <w:r w:rsidRPr="00217153">
        <w:rPr>
          <w:sz w:val="28"/>
          <w:u w:val="single"/>
        </w:rPr>
        <w:t>Tarditi D, Puri S, Oglesby J. Accelerator:using data parallelism to program GPUs for general-purpose uses[C]// ACM, 2006:325-335.</w:t>
      </w:r>
      <w:r w:rsidR="00210EEF">
        <w:rPr>
          <w:sz w:val="28"/>
          <w:u w:val="single"/>
        </w:rPr>
        <w:t xml:space="preserve">                        </w:t>
      </w:r>
    </w:p>
    <w:p w14:paraId="6D385BFC" w14:textId="77777777" w:rsidR="00DB2996" w:rsidRDefault="00210EEF">
      <w:pPr>
        <w:spacing w:line="360" w:lineRule="auto"/>
        <w:jc w:val="left"/>
        <w:rPr>
          <w:sz w:val="28"/>
        </w:rPr>
      </w:pPr>
      <w:r>
        <w:rPr>
          <w:sz w:val="28"/>
          <w:u w:val="single"/>
        </w:rPr>
        <w:t xml:space="preserve">  </w:t>
      </w:r>
      <w:r>
        <w:rPr>
          <w:rFonts w:hint="eastAsia"/>
          <w:sz w:val="28"/>
          <w:u w:val="single"/>
        </w:rPr>
        <w:t>计算机</w:t>
      </w:r>
      <w:r>
        <w:rPr>
          <w:sz w:val="28"/>
          <w:u w:val="single"/>
        </w:rPr>
        <w:t xml:space="preserve">  </w:t>
      </w:r>
      <w:r>
        <w:rPr>
          <w:sz w:val="28"/>
        </w:rPr>
        <w:t>学院（系）</w:t>
      </w:r>
      <w:r>
        <w:rPr>
          <w:sz w:val="28"/>
          <w:u w:val="single"/>
        </w:rPr>
        <w:t xml:space="preserve"> </w:t>
      </w:r>
      <w:r>
        <w:rPr>
          <w:rFonts w:hint="eastAsia"/>
          <w:sz w:val="28"/>
          <w:u w:val="single"/>
        </w:rPr>
        <w:t>计算机科学与技术</w:t>
      </w:r>
      <w:r>
        <w:rPr>
          <w:rFonts w:hint="eastAsia"/>
          <w:sz w:val="28"/>
          <w:u w:val="single"/>
        </w:rPr>
        <w:t xml:space="preserve"> </w:t>
      </w:r>
      <w:r>
        <w:rPr>
          <w:sz w:val="28"/>
        </w:rPr>
        <w:t xml:space="preserve"> </w:t>
      </w:r>
      <w:r>
        <w:rPr>
          <w:sz w:val="28"/>
        </w:rPr>
        <w:t>专业类</w:t>
      </w:r>
      <w:r>
        <w:rPr>
          <w:sz w:val="28"/>
        </w:rPr>
        <w:t xml:space="preserve"> </w:t>
      </w:r>
      <w:r>
        <w:rPr>
          <w:sz w:val="28"/>
          <w:u w:val="single"/>
        </w:rPr>
        <w:t xml:space="preserve"> </w:t>
      </w:r>
      <w:r>
        <w:rPr>
          <w:rFonts w:hint="eastAsia"/>
          <w:sz w:val="28"/>
          <w:u w:val="single"/>
        </w:rPr>
        <w:t>13061</w:t>
      </w:r>
      <w:r w:rsidR="0080478F">
        <w:rPr>
          <w:sz w:val="28"/>
          <w:u w:val="single"/>
        </w:rPr>
        <w:t>6</w:t>
      </w:r>
      <w:r>
        <w:rPr>
          <w:sz w:val="28"/>
          <w:u w:val="single"/>
        </w:rPr>
        <w:t xml:space="preserve">  </w:t>
      </w:r>
      <w:r>
        <w:rPr>
          <w:sz w:val="28"/>
        </w:rPr>
        <w:t xml:space="preserve"> </w:t>
      </w:r>
      <w:r>
        <w:rPr>
          <w:sz w:val="28"/>
        </w:rPr>
        <w:t>班</w:t>
      </w:r>
    </w:p>
    <w:p w14:paraId="262DB83A" w14:textId="77777777" w:rsidR="00DB2996" w:rsidRDefault="00210EEF">
      <w:pPr>
        <w:spacing w:line="360" w:lineRule="auto"/>
        <w:rPr>
          <w:sz w:val="28"/>
          <w:u w:val="single"/>
        </w:rPr>
      </w:pPr>
      <w:r>
        <w:rPr>
          <w:sz w:val="28"/>
        </w:rPr>
        <w:t>学生</w:t>
      </w:r>
      <w:r>
        <w:rPr>
          <w:sz w:val="28"/>
        </w:rPr>
        <w:t xml:space="preserve"> </w:t>
      </w:r>
      <w:r>
        <w:rPr>
          <w:sz w:val="28"/>
          <w:u w:val="single"/>
        </w:rPr>
        <w:t xml:space="preserve">      </w:t>
      </w:r>
      <w:r>
        <w:rPr>
          <w:rFonts w:hint="eastAsia"/>
          <w:sz w:val="28"/>
          <w:u w:val="single"/>
        </w:rPr>
        <w:t xml:space="preserve"> </w:t>
      </w:r>
      <w:r>
        <w:rPr>
          <w:sz w:val="28"/>
          <w:u w:val="single"/>
        </w:rPr>
        <w:t xml:space="preserve"> </w:t>
      </w:r>
      <w:r w:rsidR="0080478F">
        <w:rPr>
          <w:rFonts w:hint="eastAsia"/>
          <w:sz w:val="28"/>
          <w:u w:val="single"/>
        </w:rPr>
        <w:t>王劭阳</w:t>
      </w:r>
      <w:r>
        <w:rPr>
          <w:sz w:val="28"/>
          <w:u w:val="single"/>
        </w:rPr>
        <w:t xml:space="preserve">        </w:t>
      </w:r>
    </w:p>
    <w:p w14:paraId="43014F47" w14:textId="77777777" w:rsidR="00DB2996" w:rsidRDefault="00210EEF">
      <w:pPr>
        <w:spacing w:line="360" w:lineRule="auto"/>
        <w:rPr>
          <w:sz w:val="28"/>
        </w:rPr>
      </w:pPr>
      <w:r>
        <w:rPr>
          <w:sz w:val="28"/>
        </w:rPr>
        <w:t>毕业设计（论文）时间：</w:t>
      </w:r>
      <w:r>
        <w:rPr>
          <w:sz w:val="28"/>
        </w:rPr>
        <w:t xml:space="preserve">  </w:t>
      </w:r>
      <w:r>
        <w:rPr>
          <w:sz w:val="28"/>
          <w:u w:val="single"/>
        </w:rPr>
        <w:t xml:space="preserve"> </w:t>
      </w:r>
      <w:r w:rsidR="0080478F">
        <w:rPr>
          <w:rFonts w:hint="eastAsia"/>
          <w:sz w:val="28"/>
          <w:u w:val="single"/>
        </w:rPr>
        <w:t>2016</w:t>
      </w:r>
      <w:r>
        <w:rPr>
          <w:sz w:val="28"/>
          <w:u w:val="single"/>
        </w:rPr>
        <w:t xml:space="preserve"> </w:t>
      </w:r>
      <w:r>
        <w:rPr>
          <w:sz w:val="28"/>
        </w:rPr>
        <w:t>年</w:t>
      </w:r>
      <w:r>
        <w:rPr>
          <w:sz w:val="28"/>
          <w:u w:val="single"/>
        </w:rPr>
        <w:t xml:space="preserve"> </w:t>
      </w:r>
      <w:r w:rsidR="0080478F">
        <w:rPr>
          <w:rFonts w:hint="eastAsia"/>
          <w:sz w:val="28"/>
          <w:u w:val="single"/>
        </w:rPr>
        <w:t>9</w:t>
      </w:r>
      <w:r>
        <w:rPr>
          <w:sz w:val="28"/>
          <w:u w:val="single"/>
        </w:rPr>
        <w:t xml:space="preserve"> </w:t>
      </w:r>
      <w:r>
        <w:rPr>
          <w:sz w:val="28"/>
        </w:rPr>
        <w:t>月</w:t>
      </w:r>
      <w:r>
        <w:rPr>
          <w:sz w:val="28"/>
          <w:u w:val="single"/>
        </w:rPr>
        <w:t xml:space="preserve"> </w:t>
      </w:r>
      <w:r>
        <w:rPr>
          <w:rFonts w:hint="eastAsia"/>
          <w:sz w:val="28"/>
          <w:u w:val="single"/>
        </w:rPr>
        <w:t>1</w:t>
      </w:r>
      <w:r>
        <w:rPr>
          <w:sz w:val="28"/>
          <w:u w:val="single"/>
        </w:rPr>
        <w:t xml:space="preserve"> </w:t>
      </w:r>
      <w:r>
        <w:rPr>
          <w:sz w:val="28"/>
        </w:rPr>
        <w:t>日至</w:t>
      </w:r>
      <w:r>
        <w:rPr>
          <w:sz w:val="28"/>
          <w:u w:val="single"/>
        </w:rPr>
        <w:t xml:space="preserve"> </w:t>
      </w:r>
      <w:r>
        <w:rPr>
          <w:rFonts w:hint="eastAsia"/>
          <w:sz w:val="28"/>
          <w:u w:val="single"/>
        </w:rPr>
        <w:t>2017</w:t>
      </w:r>
      <w:r>
        <w:rPr>
          <w:sz w:val="28"/>
          <w:u w:val="single"/>
        </w:rPr>
        <w:t xml:space="preserve"> </w:t>
      </w:r>
      <w:r>
        <w:rPr>
          <w:sz w:val="28"/>
        </w:rPr>
        <w:t>年</w:t>
      </w:r>
      <w:r>
        <w:rPr>
          <w:sz w:val="28"/>
          <w:u w:val="single"/>
        </w:rPr>
        <w:t xml:space="preserve"> </w:t>
      </w:r>
      <w:r>
        <w:rPr>
          <w:rFonts w:hint="eastAsia"/>
          <w:sz w:val="28"/>
          <w:u w:val="single"/>
        </w:rPr>
        <w:t>5</w:t>
      </w:r>
      <w:r>
        <w:rPr>
          <w:sz w:val="28"/>
          <w:u w:val="single"/>
        </w:rPr>
        <w:t xml:space="preserve"> </w:t>
      </w:r>
      <w:r>
        <w:rPr>
          <w:sz w:val="28"/>
        </w:rPr>
        <w:t>月</w:t>
      </w:r>
      <w:r>
        <w:rPr>
          <w:sz w:val="28"/>
          <w:u w:val="single"/>
        </w:rPr>
        <w:t xml:space="preserve"> </w:t>
      </w:r>
      <w:r>
        <w:rPr>
          <w:rFonts w:hint="eastAsia"/>
          <w:sz w:val="28"/>
          <w:u w:val="single"/>
        </w:rPr>
        <w:t>25</w:t>
      </w:r>
      <w:r>
        <w:rPr>
          <w:sz w:val="28"/>
          <w:u w:val="single"/>
        </w:rPr>
        <w:t xml:space="preserve">  </w:t>
      </w:r>
      <w:r>
        <w:rPr>
          <w:sz w:val="28"/>
        </w:rPr>
        <w:t>日</w:t>
      </w:r>
    </w:p>
    <w:p w14:paraId="244B3834" w14:textId="7E6926E2" w:rsidR="00DB2996" w:rsidRDefault="00210EEF">
      <w:pPr>
        <w:spacing w:line="360" w:lineRule="auto"/>
        <w:rPr>
          <w:sz w:val="28"/>
        </w:rPr>
      </w:pPr>
      <w:r>
        <w:rPr>
          <w:sz w:val="28"/>
        </w:rPr>
        <w:t>答辩时间：</w:t>
      </w:r>
      <w:r>
        <w:rPr>
          <w:sz w:val="28"/>
          <w:u w:val="single"/>
        </w:rPr>
        <w:t xml:space="preserve">  </w:t>
      </w:r>
      <w:r w:rsidR="00E317FB">
        <w:rPr>
          <w:sz w:val="28"/>
          <w:u w:val="single"/>
        </w:rPr>
        <w:t>2017</w:t>
      </w:r>
      <w:r>
        <w:rPr>
          <w:sz w:val="28"/>
          <w:u w:val="single"/>
        </w:rPr>
        <w:t xml:space="preserve">  </w:t>
      </w:r>
      <w:r>
        <w:rPr>
          <w:sz w:val="28"/>
        </w:rPr>
        <w:t>年</w:t>
      </w:r>
      <w:r>
        <w:rPr>
          <w:sz w:val="28"/>
          <w:u w:val="single"/>
        </w:rPr>
        <w:t xml:space="preserve">  </w:t>
      </w:r>
      <w:r w:rsidR="00E317FB">
        <w:rPr>
          <w:sz w:val="28"/>
          <w:u w:val="single"/>
        </w:rPr>
        <w:t>6</w:t>
      </w:r>
      <w:r>
        <w:rPr>
          <w:sz w:val="28"/>
          <w:u w:val="single"/>
        </w:rPr>
        <w:t xml:space="preserve">  </w:t>
      </w:r>
      <w:r>
        <w:rPr>
          <w:sz w:val="28"/>
        </w:rPr>
        <w:t>月</w:t>
      </w:r>
      <w:r>
        <w:rPr>
          <w:sz w:val="28"/>
          <w:u w:val="single"/>
        </w:rPr>
        <w:t xml:space="preserve">  </w:t>
      </w:r>
      <w:r w:rsidR="00E317FB">
        <w:rPr>
          <w:sz w:val="28"/>
          <w:u w:val="single"/>
        </w:rPr>
        <w:t>5</w:t>
      </w:r>
      <w:r>
        <w:rPr>
          <w:sz w:val="28"/>
          <w:u w:val="single"/>
        </w:rPr>
        <w:t xml:space="preserve">  </w:t>
      </w:r>
      <w:r>
        <w:rPr>
          <w:sz w:val="28"/>
        </w:rPr>
        <w:t>日</w:t>
      </w:r>
    </w:p>
    <w:p w14:paraId="74B7DB75" w14:textId="77777777" w:rsidR="00DB2996" w:rsidRDefault="00210EEF">
      <w:pPr>
        <w:spacing w:line="360" w:lineRule="auto"/>
        <w:rPr>
          <w:sz w:val="28"/>
        </w:rPr>
      </w:pPr>
      <w:r>
        <w:rPr>
          <w:sz w:val="28"/>
        </w:rPr>
        <w:t>成</w:t>
      </w:r>
      <w:r>
        <w:rPr>
          <w:sz w:val="28"/>
        </w:rPr>
        <w:t xml:space="preserve">    </w:t>
      </w:r>
      <w:r>
        <w:rPr>
          <w:sz w:val="28"/>
        </w:rPr>
        <w:t>绩：</w:t>
      </w:r>
      <w:r>
        <w:rPr>
          <w:sz w:val="28"/>
          <w:u w:val="single"/>
        </w:rPr>
        <w:t xml:space="preserve">               </w:t>
      </w:r>
    </w:p>
    <w:p w14:paraId="4C6B1D07" w14:textId="77777777" w:rsidR="00DB2996" w:rsidRDefault="00210EEF">
      <w:pPr>
        <w:spacing w:line="360" w:lineRule="auto"/>
        <w:rPr>
          <w:sz w:val="28"/>
          <w:u w:val="single"/>
        </w:rPr>
      </w:pPr>
      <w:r>
        <w:rPr>
          <w:sz w:val="28"/>
        </w:rPr>
        <w:t>指导教师：</w:t>
      </w:r>
      <w:r>
        <w:rPr>
          <w:sz w:val="28"/>
          <w:u w:val="single"/>
        </w:rPr>
        <w:t xml:space="preserve">     </w:t>
      </w:r>
      <w:r w:rsidR="0080478F">
        <w:rPr>
          <w:rFonts w:hint="eastAsia"/>
          <w:sz w:val="28"/>
          <w:u w:val="single"/>
        </w:rPr>
        <w:t>任健</w:t>
      </w:r>
      <w:r>
        <w:rPr>
          <w:rFonts w:hint="eastAsia"/>
          <w:sz w:val="28"/>
          <w:u w:val="single"/>
        </w:rPr>
        <w:t xml:space="preserve"> </w:t>
      </w:r>
      <w:r>
        <w:rPr>
          <w:sz w:val="28"/>
          <w:u w:val="single"/>
        </w:rPr>
        <w:t xml:space="preserve">     </w:t>
      </w:r>
    </w:p>
    <w:p w14:paraId="44456365" w14:textId="77777777" w:rsidR="00DB2996" w:rsidRDefault="00210EEF">
      <w:pPr>
        <w:spacing w:line="360" w:lineRule="auto"/>
        <w:rPr>
          <w:sz w:val="28"/>
        </w:rPr>
      </w:pPr>
      <w:r>
        <w:rPr>
          <w:sz w:val="28"/>
        </w:rPr>
        <w:t>兼职教师或答疑教师（并指出所负责部分）：</w:t>
      </w:r>
    </w:p>
    <w:p w14:paraId="3502E8F7" w14:textId="77777777" w:rsidR="00DB2996" w:rsidRDefault="00210EEF">
      <w:pPr>
        <w:spacing w:line="360" w:lineRule="auto"/>
        <w:rPr>
          <w:sz w:val="28"/>
          <w:u w:val="single"/>
        </w:rPr>
      </w:pPr>
      <w:r>
        <w:rPr>
          <w:sz w:val="28"/>
          <w:u w:val="single"/>
        </w:rPr>
        <w:t xml:space="preserve">                                                               </w:t>
      </w:r>
    </w:p>
    <w:p w14:paraId="4BB02C50" w14:textId="77777777" w:rsidR="00DB2996" w:rsidRDefault="00210EEF">
      <w:pPr>
        <w:spacing w:line="360" w:lineRule="auto"/>
        <w:rPr>
          <w:sz w:val="28"/>
        </w:rPr>
      </w:pPr>
      <w:r>
        <w:rPr>
          <w:sz w:val="28"/>
          <w:u w:val="single"/>
        </w:rPr>
        <w:t xml:space="preserve">                                                               </w:t>
      </w:r>
    </w:p>
    <w:p w14:paraId="40A0D812" w14:textId="77777777" w:rsidR="00DB2996" w:rsidRDefault="00210EEF">
      <w:pPr>
        <w:spacing w:line="360" w:lineRule="auto"/>
        <w:rPr>
          <w:sz w:val="28"/>
          <w:u w:val="single"/>
        </w:rPr>
      </w:pPr>
      <w:r>
        <w:rPr>
          <w:sz w:val="28"/>
          <w:u w:val="single"/>
        </w:rPr>
        <w:t xml:space="preserve">               </w:t>
      </w:r>
      <w:r>
        <w:rPr>
          <w:sz w:val="28"/>
        </w:rPr>
        <w:t>系（教研室）</w:t>
      </w:r>
      <w:r>
        <w:rPr>
          <w:sz w:val="28"/>
        </w:rPr>
        <w:t xml:space="preserve"> </w:t>
      </w:r>
      <w:r>
        <w:rPr>
          <w:sz w:val="28"/>
        </w:rPr>
        <w:t>主任（签字）：</w:t>
      </w:r>
      <w:r>
        <w:rPr>
          <w:sz w:val="28"/>
          <w:u w:val="single"/>
        </w:rPr>
        <w:t xml:space="preserve">                  </w:t>
      </w:r>
    </w:p>
    <w:p w14:paraId="4A0C7041" w14:textId="7DABB933" w:rsidR="00217153" w:rsidRDefault="00217153">
      <w:pPr>
        <w:widowControl/>
        <w:jc w:val="left"/>
        <w:rPr>
          <w:sz w:val="28"/>
        </w:rPr>
      </w:pPr>
      <w:r>
        <w:rPr>
          <w:sz w:val="28"/>
        </w:rPr>
        <w:br w:type="page"/>
      </w:r>
    </w:p>
    <w:p w14:paraId="5A3B3A7D" w14:textId="77777777" w:rsidR="00DB2996" w:rsidRDefault="00DB2996">
      <w:pPr>
        <w:spacing w:line="600" w:lineRule="exact"/>
        <w:rPr>
          <w:b/>
          <w:sz w:val="36"/>
        </w:rPr>
      </w:pPr>
    </w:p>
    <w:p w14:paraId="2D3FB530" w14:textId="77777777" w:rsidR="00DB2996" w:rsidRDefault="00210EEF">
      <w:pPr>
        <w:pStyle w:val="a0"/>
        <w:ind w:firstLineChars="0" w:firstLine="0"/>
        <w:jc w:val="center"/>
        <w:rPr>
          <w:b/>
          <w:sz w:val="36"/>
          <w:szCs w:val="36"/>
        </w:rPr>
      </w:pPr>
      <w:r>
        <w:rPr>
          <w:b/>
          <w:sz w:val="36"/>
          <w:szCs w:val="36"/>
        </w:rPr>
        <w:t>本人声明</w:t>
      </w:r>
    </w:p>
    <w:p w14:paraId="0016BBDF" w14:textId="77777777" w:rsidR="00DB2996" w:rsidRDefault="00DB2996">
      <w:pPr>
        <w:jc w:val="center"/>
        <w:rPr>
          <w:b/>
          <w:sz w:val="36"/>
        </w:rPr>
      </w:pPr>
    </w:p>
    <w:p w14:paraId="03320DCB" w14:textId="77777777" w:rsidR="00DB2996" w:rsidRDefault="00210EEF">
      <w:pPr>
        <w:pStyle w:val="21"/>
        <w:ind w:firstLine="567"/>
        <w:rPr>
          <w:sz w:val="28"/>
        </w:rPr>
      </w:pPr>
      <w:r>
        <w:rPr>
          <w:sz w:val="28"/>
        </w:rPr>
        <w:t>我声明，本论文及其研究工作是由本人在导师指导下独立完成的，在完成论文时所利用的一切资料均已在参考文献中列出。</w:t>
      </w:r>
    </w:p>
    <w:p w14:paraId="3247C591" w14:textId="77777777" w:rsidR="00DB2996" w:rsidRDefault="00DB2996">
      <w:pPr>
        <w:ind w:firstLine="420"/>
        <w:rPr>
          <w:b/>
        </w:rPr>
      </w:pPr>
    </w:p>
    <w:p w14:paraId="0673223E" w14:textId="77777777" w:rsidR="00DB2996" w:rsidRDefault="00DB2996">
      <w:pPr>
        <w:ind w:firstLine="420"/>
        <w:rPr>
          <w:b/>
        </w:rPr>
      </w:pPr>
    </w:p>
    <w:p w14:paraId="09F54845" w14:textId="77777777" w:rsidR="00DB2996" w:rsidRDefault="00DB2996">
      <w:pPr>
        <w:ind w:firstLine="420"/>
        <w:rPr>
          <w:b/>
        </w:rPr>
      </w:pPr>
    </w:p>
    <w:p w14:paraId="21E224D5" w14:textId="77777777" w:rsidR="00DB2996" w:rsidRDefault="00DB2996">
      <w:pPr>
        <w:ind w:firstLine="420"/>
        <w:rPr>
          <w:b/>
        </w:rPr>
      </w:pPr>
    </w:p>
    <w:p w14:paraId="7BABC7D5" w14:textId="77777777" w:rsidR="00DB2996" w:rsidRDefault="00DB2996">
      <w:pPr>
        <w:ind w:firstLine="420"/>
        <w:rPr>
          <w:b/>
        </w:rPr>
      </w:pPr>
    </w:p>
    <w:p w14:paraId="081E2906" w14:textId="77777777" w:rsidR="00DB2996" w:rsidRDefault="00DB2996">
      <w:pPr>
        <w:ind w:firstLine="420"/>
        <w:rPr>
          <w:b/>
        </w:rPr>
      </w:pPr>
    </w:p>
    <w:p w14:paraId="08187B5D" w14:textId="77777777" w:rsidR="00DB2996" w:rsidRDefault="00DB2996">
      <w:pPr>
        <w:ind w:firstLineChars="235" w:firstLine="425"/>
        <w:rPr>
          <w:b/>
        </w:rPr>
      </w:pPr>
    </w:p>
    <w:p w14:paraId="2E414A65" w14:textId="77777777" w:rsidR="00DB2996" w:rsidRDefault="00210EEF">
      <w:pPr>
        <w:pStyle w:val="a4"/>
        <w:tabs>
          <w:tab w:val="left" w:pos="425"/>
          <w:tab w:val="left" w:pos="5940"/>
        </w:tabs>
        <w:spacing w:line="360" w:lineRule="auto"/>
        <w:ind w:firstLine="0"/>
        <w:rPr>
          <w:sz w:val="24"/>
        </w:rPr>
      </w:pPr>
      <w:r>
        <w:tab/>
      </w:r>
      <w:r>
        <w:tab/>
      </w:r>
      <w:r>
        <w:rPr>
          <w:sz w:val="24"/>
        </w:rPr>
        <w:t>作者：</w:t>
      </w:r>
      <w:r w:rsidR="00A53C91">
        <w:rPr>
          <w:rFonts w:hint="eastAsia"/>
          <w:sz w:val="24"/>
        </w:rPr>
        <w:t>王劭阳</w:t>
      </w:r>
    </w:p>
    <w:p w14:paraId="19CFD398" w14:textId="77777777" w:rsidR="00DB2996" w:rsidRDefault="00210EEF">
      <w:pPr>
        <w:pStyle w:val="a4"/>
        <w:tabs>
          <w:tab w:val="left" w:pos="425"/>
          <w:tab w:val="left" w:pos="5940"/>
        </w:tabs>
        <w:spacing w:line="360" w:lineRule="auto"/>
        <w:rPr>
          <w:sz w:val="24"/>
        </w:rPr>
      </w:pPr>
      <w:r>
        <w:rPr>
          <w:sz w:val="24"/>
        </w:rPr>
        <w:tab/>
      </w:r>
      <w:r>
        <w:rPr>
          <w:sz w:val="24"/>
        </w:rPr>
        <w:tab/>
      </w:r>
      <w:r>
        <w:rPr>
          <w:sz w:val="24"/>
        </w:rPr>
        <w:t>签字：</w:t>
      </w:r>
    </w:p>
    <w:p w14:paraId="54F52BF5" w14:textId="77777777" w:rsidR="00DB2996" w:rsidRDefault="00210EEF">
      <w:pPr>
        <w:pStyle w:val="a4"/>
        <w:tabs>
          <w:tab w:val="left" w:pos="425"/>
          <w:tab w:val="left" w:pos="5940"/>
        </w:tabs>
        <w:spacing w:line="360" w:lineRule="auto"/>
        <w:rPr>
          <w:sz w:val="24"/>
        </w:rPr>
      </w:pPr>
      <w:r>
        <w:rPr>
          <w:sz w:val="24"/>
        </w:rPr>
        <w:tab/>
      </w:r>
      <w:r>
        <w:rPr>
          <w:sz w:val="24"/>
        </w:rPr>
        <w:tab/>
      </w:r>
      <w:r>
        <w:rPr>
          <w:sz w:val="24"/>
        </w:rPr>
        <w:t>时间：</w:t>
      </w:r>
      <w:r>
        <w:rPr>
          <w:sz w:val="24"/>
        </w:rPr>
        <w:t>201</w:t>
      </w:r>
      <w:r>
        <w:rPr>
          <w:rFonts w:hint="eastAsia"/>
          <w:sz w:val="24"/>
        </w:rPr>
        <w:t>7</w:t>
      </w:r>
      <w:r>
        <w:rPr>
          <w:sz w:val="24"/>
        </w:rPr>
        <w:t>年</w:t>
      </w:r>
      <w:r>
        <w:rPr>
          <w:sz w:val="24"/>
        </w:rPr>
        <w:t xml:space="preserve"> 6 </w:t>
      </w:r>
      <w:r>
        <w:rPr>
          <w:sz w:val="24"/>
        </w:rPr>
        <w:t>月</w:t>
      </w:r>
    </w:p>
    <w:p w14:paraId="5CA4499E" w14:textId="77777777" w:rsidR="00DB2996" w:rsidRDefault="00DB2996">
      <w:pPr>
        <w:pStyle w:val="a4"/>
        <w:tabs>
          <w:tab w:val="left" w:pos="425"/>
          <w:tab w:val="left" w:pos="5940"/>
        </w:tabs>
        <w:spacing w:line="360" w:lineRule="auto"/>
        <w:rPr>
          <w:sz w:val="24"/>
        </w:rPr>
      </w:pPr>
    </w:p>
    <w:p w14:paraId="25A916A8" w14:textId="77777777" w:rsidR="00DB2996" w:rsidRDefault="00DB2996">
      <w:pPr>
        <w:pStyle w:val="a4"/>
        <w:tabs>
          <w:tab w:val="left" w:pos="5940"/>
        </w:tabs>
        <w:spacing w:line="360" w:lineRule="auto"/>
        <w:ind w:firstLine="0"/>
        <w:jc w:val="center"/>
        <w:rPr>
          <w:rFonts w:eastAsia="黑体" w:hAnsi="黑体"/>
          <w:sz w:val="30"/>
          <w:szCs w:val="30"/>
        </w:rPr>
        <w:sectPr w:rsidR="00DB2996">
          <w:pgSz w:w="11906" w:h="16838"/>
          <w:pgMar w:top="1701" w:right="1134" w:bottom="1418" w:left="1701" w:header="567" w:footer="964" w:gutter="0"/>
          <w:pgNumType w:start="1"/>
          <w:cols w:space="425"/>
          <w:docGrid w:type="lines" w:linePitch="312"/>
        </w:sectPr>
      </w:pPr>
    </w:p>
    <w:p w14:paraId="62D6DFDB" w14:textId="77777777" w:rsidR="00DB2996" w:rsidRPr="00531888" w:rsidRDefault="00531888" w:rsidP="00531888">
      <w:pPr>
        <w:pStyle w:val="a4"/>
        <w:tabs>
          <w:tab w:val="left" w:pos="5940"/>
        </w:tabs>
        <w:spacing w:line="360" w:lineRule="auto"/>
        <w:jc w:val="center"/>
        <w:rPr>
          <w:rFonts w:eastAsia="黑体" w:hAnsi="黑体"/>
          <w:sz w:val="30"/>
          <w:szCs w:val="30"/>
        </w:rPr>
      </w:pPr>
      <w:r w:rsidRPr="00531888">
        <w:rPr>
          <w:rFonts w:eastAsia="黑体" w:hAnsi="黑体" w:hint="eastAsia"/>
          <w:sz w:val="30"/>
          <w:szCs w:val="30"/>
        </w:rPr>
        <w:lastRenderedPageBreak/>
        <w:t>基于</w:t>
      </w:r>
      <w:r w:rsidRPr="00531888">
        <w:rPr>
          <w:rFonts w:eastAsia="黑体" w:hAnsi="黑体" w:hint="eastAsia"/>
          <w:sz w:val="30"/>
          <w:szCs w:val="30"/>
        </w:rPr>
        <w:t>CUDA</w:t>
      </w:r>
      <w:r w:rsidRPr="00531888">
        <w:rPr>
          <w:rFonts w:eastAsia="黑体" w:hAnsi="黑体" w:hint="eastAsia"/>
          <w:sz w:val="30"/>
          <w:szCs w:val="30"/>
        </w:rPr>
        <w:t>的遗传算法和神经网络在股票趋势问题中的应用研究</w:t>
      </w:r>
    </w:p>
    <w:tbl>
      <w:tblPr>
        <w:tblStyle w:val="af4"/>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204"/>
      </w:tblGrid>
      <w:tr w:rsidR="00DB2996" w14:paraId="5AB8C7CA" w14:textId="77777777" w:rsidTr="006330D5">
        <w:trPr>
          <w:jc w:val="right"/>
        </w:trPr>
        <w:tc>
          <w:tcPr>
            <w:tcW w:w="1418" w:type="dxa"/>
            <w:tcBorders>
              <w:tl2br w:val="nil"/>
              <w:tr2bl w:val="nil"/>
            </w:tcBorders>
            <w:vAlign w:val="center"/>
          </w:tcPr>
          <w:p w14:paraId="6856B092" w14:textId="77777777" w:rsidR="00DB2996" w:rsidRDefault="00210EEF" w:rsidP="000642C6">
            <w:pPr>
              <w:pStyle w:val="a4"/>
              <w:tabs>
                <w:tab w:val="left" w:pos="5940"/>
              </w:tabs>
              <w:wordWrap w:val="0"/>
              <w:spacing w:line="360" w:lineRule="auto"/>
              <w:ind w:firstLine="0"/>
              <w:rPr>
                <w:rFonts w:hAnsi="宋体"/>
                <w:sz w:val="24"/>
                <w:szCs w:val="24"/>
              </w:rPr>
            </w:pPr>
            <w:r>
              <w:rPr>
                <w:rFonts w:hAnsi="宋体" w:hint="eastAsia"/>
                <w:sz w:val="24"/>
                <w:szCs w:val="24"/>
              </w:rPr>
              <w:t>学</w:t>
            </w:r>
            <w:r w:rsidR="000642C6">
              <w:rPr>
                <w:rFonts w:hAnsi="宋体" w:hint="eastAsia"/>
                <w:sz w:val="24"/>
                <w:szCs w:val="24"/>
              </w:rPr>
              <w:t xml:space="preserve">    </w:t>
            </w:r>
            <w:r>
              <w:rPr>
                <w:rFonts w:hAnsi="宋体" w:hint="eastAsia"/>
                <w:sz w:val="24"/>
                <w:szCs w:val="24"/>
              </w:rPr>
              <w:t>生：</w:t>
            </w:r>
          </w:p>
        </w:tc>
        <w:tc>
          <w:tcPr>
            <w:tcW w:w="1204" w:type="dxa"/>
            <w:tcBorders>
              <w:tl2br w:val="nil"/>
              <w:tr2bl w:val="nil"/>
            </w:tcBorders>
            <w:vAlign w:val="center"/>
          </w:tcPr>
          <w:p w14:paraId="60C0ACF9" w14:textId="77777777" w:rsidR="00DB2996" w:rsidRDefault="00531888" w:rsidP="006330D5">
            <w:pPr>
              <w:pStyle w:val="a4"/>
              <w:tabs>
                <w:tab w:val="left" w:pos="5940"/>
              </w:tabs>
              <w:wordWrap w:val="0"/>
              <w:spacing w:line="360" w:lineRule="auto"/>
              <w:ind w:firstLine="0"/>
              <w:rPr>
                <w:rFonts w:hAnsi="宋体"/>
                <w:sz w:val="24"/>
                <w:szCs w:val="24"/>
              </w:rPr>
            </w:pPr>
            <w:r>
              <w:rPr>
                <w:rFonts w:hAnsi="宋体" w:hint="eastAsia"/>
                <w:sz w:val="24"/>
                <w:szCs w:val="24"/>
              </w:rPr>
              <w:t>王劭阳</w:t>
            </w:r>
          </w:p>
        </w:tc>
      </w:tr>
      <w:tr w:rsidR="00DB2996" w14:paraId="4097E5B9" w14:textId="77777777" w:rsidTr="006330D5">
        <w:trPr>
          <w:jc w:val="right"/>
        </w:trPr>
        <w:tc>
          <w:tcPr>
            <w:tcW w:w="1418" w:type="dxa"/>
            <w:tcBorders>
              <w:tl2br w:val="nil"/>
              <w:tr2bl w:val="nil"/>
            </w:tcBorders>
            <w:vAlign w:val="center"/>
          </w:tcPr>
          <w:p w14:paraId="7DD56978" w14:textId="77777777" w:rsidR="00DB2996" w:rsidRDefault="00210EEF" w:rsidP="006330D5">
            <w:pPr>
              <w:pStyle w:val="a4"/>
              <w:tabs>
                <w:tab w:val="left" w:pos="5940"/>
              </w:tabs>
              <w:wordWrap w:val="0"/>
              <w:spacing w:line="360" w:lineRule="auto"/>
              <w:ind w:firstLine="0"/>
              <w:rPr>
                <w:rFonts w:hAnsi="宋体"/>
                <w:sz w:val="24"/>
                <w:szCs w:val="24"/>
              </w:rPr>
            </w:pPr>
            <w:r>
              <w:rPr>
                <w:rFonts w:hAnsi="宋体" w:hint="eastAsia"/>
                <w:sz w:val="24"/>
                <w:szCs w:val="24"/>
              </w:rPr>
              <w:t>指导老师：</w:t>
            </w:r>
          </w:p>
        </w:tc>
        <w:tc>
          <w:tcPr>
            <w:tcW w:w="1204" w:type="dxa"/>
            <w:tcBorders>
              <w:tl2br w:val="nil"/>
              <w:tr2bl w:val="nil"/>
            </w:tcBorders>
            <w:vAlign w:val="center"/>
          </w:tcPr>
          <w:p w14:paraId="7F3C1FAB" w14:textId="77777777" w:rsidR="00DB2996" w:rsidRDefault="00531888" w:rsidP="000642C6">
            <w:pPr>
              <w:pStyle w:val="a4"/>
              <w:tabs>
                <w:tab w:val="left" w:pos="5940"/>
              </w:tabs>
              <w:wordWrap w:val="0"/>
              <w:spacing w:line="360" w:lineRule="auto"/>
              <w:ind w:firstLine="0"/>
              <w:rPr>
                <w:rFonts w:hAnsi="宋体"/>
                <w:sz w:val="24"/>
                <w:szCs w:val="24"/>
              </w:rPr>
            </w:pPr>
            <w:r>
              <w:rPr>
                <w:rFonts w:hAnsi="宋体" w:hint="eastAsia"/>
                <w:sz w:val="24"/>
                <w:szCs w:val="24"/>
              </w:rPr>
              <w:t>任</w:t>
            </w:r>
            <w:r w:rsidR="000642C6">
              <w:rPr>
                <w:rFonts w:hAnsi="宋体" w:hint="eastAsia"/>
                <w:sz w:val="24"/>
                <w:szCs w:val="24"/>
              </w:rPr>
              <w:t xml:space="preserve">  </w:t>
            </w:r>
            <w:r>
              <w:rPr>
                <w:rFonts w:hAnsi="宋体" w:hint="eastAsia"/>
                <w:sz w:val="24"/>
                <w:szCs w:val="24"/>
              </w:rPr>
              <w:t>健</w:t>
            </w:r>
          </w:p>
        </w:tc>
      </w:tr>
    </w:tbl>
    <w:p w14:paraId="1E54B4C3" w14:textId="77777777" w:rsidR="00DB2996" w:rsidRDefault="00210EEF">
      <w:pPr>
        <w:pStyle w:val="a4"/>
        <w:tabs>
          <w:tab w:val="left" w:pos="5940"/>
        </w:tabs>
        <w:spacing w:line="360" w:lineRule="auto"/>
        <w:ind w:firstLine="0"/>
        <w:jc w:val="center"/>
        <w:rPr>
          <w:rFonts w:eastAsia="黑体"/>
          <w:sz w:val="32"/>
          <w:szCs w:val="32"/>
        </w:rPr>
      </w:pPr>
      <w:r>
        <w:rPr>
          <w:rFonts w:eastAsia="黑体" w:hAnsi="黑体"/>
          <w:sz w:val="32"/>
          <w:szCs w:val="32"/>
        </w:rPr>
        <w:t>摘要</w:t>
      </w:r>
    </w:p>
    <w:p w14:paraId="32A76C6A" w14:textId="59B646EF" w:rsidR="00C34759" w:rsidRPr="008B60B3" w:rsidRDefault="00C34759" w:rsidP="00C34759">
      <w:pPr>
        <w:pStyle w:val="a0"/>
        <w:ind w:firstLine="480"/>
      </w:pPr>
      <w:r>
        <w:rPr>
          <w:rFonts w:hint="eastAsia"/>
        </w:rPr>
        <w:t>在本论文中，我们针对股票趋势问题开展研究，使用基于</w:t>
      </w:r>
      <w:r>
        <w:rPr>
          <w:rFonts w:hint="eastAsia"/>
        </w:rPr>
        <w:t>CUDA</w:t>
      </w:r>
      <w:r>
        <w:rPr>
          <w:rFonts w:hint="eastAsia"/>
        </w:rPr>
        <w:t>的并行化遗传算法、人工神经网络这两种算法通过舆情数据进行股票趋势的预测。首先通过对问题的抽象建模，将问题转化为合适的数学</w:t>
      </w:r>
      <w:ins w:id="1" w:author="王勖" w:date="2017-05-26T19:01:00Z">
        <w:r w:rsidR="007D101B">
          <w:rPr>
            <w:rFonts w:hint="eastAsia"/>
          </w:rPr>
          <w:t>模型</w:t>
        </w:r>
      </w:ins>
      <w:del w:id="2" w:author="王勖" w:date="2017-05-26T19:01:00Z">
        <w:r w:rsidDel="007D101B">
          <w:rPr>
            <w:rFonts w:hint="eastAsia"/>
          </w:rPr>
          <w:delText>形式</w:delText>
        </w:r>
      </w:del>
      <w:r>
        <w:rPr>
          <w:rFonts w:hint="eastAsia"/>
        </w:rPr>
        <w:t>，再设计具体的算法，然后使用历史数据将两种模型训练出来，最终得到能够根据当日舆情预测下日股票涨跌的遗传算法和人工神经网络。本论文还进行了遗传算法和人工神经网络在此问题上效果的优劣对比，最后使用</w:t>
      </w:r>
      <w:r>
        <w:rPr>
          <w:rFonts w:hint="eastAsia"/>
        </w:rPr>
        <w:t>CUDA</w:t>
      </w:r>
      <w:r>
        <w:rPr>
          <w:rFonts w:hint="eastAsia"/>
        </w:rPr>
        <w:t>对这两种算法进行并行化的优化，使训练性能提高，并对比了优化前后的性能。</w:t>
      </w:r>
      <w:r w:rsidR="00346882">
        <w:rPr>
          <w:rFonts w:hint="eastAsia"/>
        </w:rPr>
        <w:t>本论文为</w:t>
      </w:r>
      <w:r w:rsidR="00346882" w:rsidRPr="00EA7569">
        <w:rPr>
          <w:rFonts w:hint="eastAsia"/>
        </w:rPr>
        <w:t>基于</w:t>
      </w:r>
      <w:r w:rsidR="00346882" w:rsidRPr="00EA7569">
        <w:rPr>
          <w:rFonts w:hint="eastAsia"/>
        </w:rPr>
        <w:t>CUDA</w:t>
      </w:r>
      <w:r w:rsidR="00346882" w:rsidRPr="00EA7569">
        <w:rPr>
          <w:rFonts w:hint="eastAsia"/>
        </w:rPr>
        <w:t>的遗传算法和神经网络在股票趋势问题</w:t>
      </w:r>
      <w:r w:rsidR="00346882">
        <w:rPr>
          <w:rFonts w:hint="eastAsia"/>
        </w:rPr>
        <w:t>中的应用提供了解决方案</w:t>
      </w:r>
      <w:ins w:id="3" w:author="Alex Ren" w:date="2017-05-31T19:07:00Z">
        <w:r w:rsidR="003B6C42">
          <w:rPr>
            <w:rFonts w:hint="eastAsia"/>
          </w:rPr>
          <w:t>，</w:t>
        </w:r>
      </w:ins>
      <w:ins w:id="4" w:author="Alex Ren" w:date="2017-05-31T19:08:00Z">
        <w:r w:rsidR="003B6C42">
          <w:rPr>
            <w:rFonts w:hint="eastAsia"/>
          </w:rPr>
          <w:t>设计并实现了软件工具，实验验证了方法的</w:t>
        </w:r>
      </w:ins>
      <w:ins w:id="5" w:author="Alex Ren" w:date="2017-05-31T19:09:00Z">
        <w:r w:rsidR="003B6C42">
          <w:rPr>
            <w:rFonts w:hint="eastAsia"/>
          </w:rPr>
          <w:t>有效性</w:t>
        </w:r>
      </w:ins>
      <w:r w:rsidR="00346882">
        <w:rPr>
          <w:rFonts w:hint="eastAsia"/>
        </w:rPr>
        <w:t>。</w:t>
      </w:r>
    </w:p>
    <w:p w14:paraId="5BF6F499" w14:textId="77777777" w:rsidR="00DB2996" w:rsidRPr="00C34759" w:rsidRDefault="00346882">
      <w:pPr>
        <w:pStyle w:val="a0"/>
        <w:ind w:firstLine="480"/>
      </w:pPr>
      <w:r>
        <w:rPr>
          <w:rFonts w:hint="eastAsia"/>
        </w:rPr>
        <w:t>本论文实现的算法使用</w:t>
      </w:r>
      <w:r>
        <w:rPr>
          <w:rFonts w:hint="eastAsia"/>
        </w:rPr>
        <w:t>Python</w:t>
      </w:r>
      <w:r>
        <w:rPr>
          <w:rFonts w:hint="eastAsia"/>
        </w:rPr>
        <w:t>语言开发，在人工神经网络的开发上借助了</w:t>
      </w:r>
      <w:r>
        <w:rPr>
          <w:rFonts w:hint="eastAsia"/>
        </w:rPr>
        <w:t>Keras</w:t>
      </w:r>
      <w:r>
        <w:rPr>
          <w:rFonts w:hint="eastAsia"/>
        </w:rPr>
        <w:t>和</w:t>
      </w:r>
      <w:r>
        <w:rPr>
          <w:rFonts w:hint="eastAsia"/>
        </w:rPr>
        <w:t>Theano</w:t>
      </w:r>
      <w:r>
        <w:rPr>
          <w:rFonts w:hint="eastAsia"/>
        </w:rPr>
        <w:t>框架来实现，在遗传算法和人工神经网络部分都借助了</w:t>
      </w:r>
      <w:ins w:id="6" w:author="王勖" w:date="2017-05-26T19:03:00Z">
        <w:r w:rsidR="007D101B">
          <w:t>N</w:t>
        </w:r>
        <w:r w:rsidR="007D101B">
          <w:rPr>
            <w:rFonts w:hint="eastAsia"/>
          </w:rPr>
          <w:t>vidia</w:t>
        </w:r>
      </w:ins>
      <w:del w:id="7" w:author="王勖" w:date="2017-05-26T19:03:00Z">
        <w:r w:rsidDel="007D101B">
          <w:rPr>
            <w:rFonts w:hint="eastAsia"/>
          </w:rPr>
          <w:delText>Nvdia</w:delText>
        </w:r>
      </w:del>
      <w:r>
        <w:rPr>
          <w:rFonts w:hint="eastAsia"/>
        </w:rPr>
        <w:t>公司研发的</w:t>
      </w:r>
      <w:r>
        <w:rPr>
          <w:rFonts w:hint="eastAsia"/>
        </w:rPr>
        <w:t>CUDA</w:t>
      </w:r>
      <w:r>
        <w:rPr>
          <w:rFonts w:hint="eastAsia"/>
        </w:rPr>
        <w:t>框架进行使用</w:t>
      </w:r>
      <w:r>
        <w:rPr>
          <w:rFonts w:hint="eastAsia"/>
        </w:rPr>
        <w:t>GPU</w:t>
      </w:r>
      <w:r>
        <w:rPr>
          <w:rFonts w:hint="eastAsia"/>
        </w:rPr>
        <w:t>并行计算的优化。</w:t>
      </w:r>
    </w:p>
    <w:p w14:paraId="2C128679" w14:textId="77777777" w:rsidR="00DB2996" w:rsidRPr="007D101B" w:rsidRDefault="00DB2996">
      <w:pPr>
        <w:pStyle w:val="a0"/>
        <w:ind w:firstLine="480"/>
      </w:pPr>
    </w:p>
    <w:p w14:paraId="5DBD9138" w14:textId="77777777" w:rsidR="00DB2996" w:rsidRDefault="00210EEF">
      <w:pPr>
        <w:pStyle w:val="a4"/>
        <w:tabs>
          <w:tab w:val="left" w:pos="5940"/>
        </w:tabs>
        <w:spacing w:line="360" w:lineRule="auto"/>
        <w:ind w:firstLine="0"/>
        <w:jc w:val="left"/>
        <w:rPr>
          <w:sz w:val="24"/>
          <w:szCs w:val="24"/>
        </w:rPr>
      </w:pPr>
      <w:r>
        <w:rPr>
          <w:rFonts w:eastAsia="黑体"/>
          <w:sz w:val="28"/>
          <w:szCs w:val="28"/>
        </w:rPr>
        <w:t>关键词：</w:t>
      </w:r>
      <w:r w:rsidR="006C6B64">
        <w:rPr>
          <w:rFonts w:hint="eastAsia"/>
          <w:sz w:val="24"/>
          <w:szCs w:val="24"/>
        </w:rPr>
        <w:t>股票趋势预测</w:t>
      </w:r>
      <w:r w:rsidR="006C6B64">
        <w:rPr>
          <w:rFonts w:hAnsi="宋体"/>
          <w:sz w:val="24"/>
          <w:szCs w:val="24"/>
        </w:rPr>
        <w:t>，</w:t>
      </w:r>
      <w:r w:rsidR="006C6B64">
        <w:rPr>
          <w:rFonts w:hAnsi="宋体" w:hint="eastAsia"/>
          <w:sz w:val="24"/>
          <w:szCs w:val="24"/>
        </w:rPr>
        <w:t>遗传算法</w:t>
      </w:r>
      <w:r w:rsidR="006C6B64">
        <w:rPr>
          <w:rFonts w:hAnsi="宋体"/>
          <w:sz w:val="24"/>
          <w:szCs w:val="24"/>
        </w:rPr>
        <w:t>，</w:t>
      </w:r>
      <w:r w:rsidR="006C6B64">
        <w:rPr>
          <w:rFonts w:hAnsi="宋体" w:hint="eastAsia"/>
          <w:sz w:val="24"/>
          <w:szCs w:val="24"/>
        </w:rPr>
        <w:t>人工神经网络</w:t>
      </w:r>
      <w:r w:rsidR="006C6B64">
        <w:rPr>
          <w:rFonts w:hAnsi="宋体"/>
          <w:sz w:val="24"/>
          <w:szCs w:val="24"/>
        </w:rPr>
        <w:t>，</w:t>
      </w:r>
      <w:r w:rsidR="006C6B64">
        <w:rPr>
          <w:rFonts w:hAnsi="宋体" w:hint="eastAsia"/>
          <w:sz w:val="24"/>
          <w:szCs w:val="24"/>
        </w:rPr>
        <w:t>CUDA</w:t>
      </w:r>
      <w:r w:rsidR="006C6B64">
        <w:rPr>
          <w:rFonts w:hAnsi="宋体" w:hint="eastAsia"/>
          <w:sz w:val="24"/>
          <w:szCs w:val="24"/>
        </w:rPr>
        <w:t>加速</w:t>
      </w:r>
    </w:p>
    <w:p w14:paraId="4C78F333" w14:textId="77777777" w:rsidR="00DB2996" w:rsidRDefault="00210EEF">
      <w:pPr>
        <w:pStyle w:val="a4"/>
        <w:tabs>
          <w:tab w:val="left" w:pos="5940"/>
        </w:tabs>
        <w:spacing w:line="360" w:lineRule="auto"/>
        <w:ind w:firstLine="0"/>
        <w:jc w:val="center"/>
        <w:rPr>
          <w:sz w:val="30"/>
          <w:szCs w:val="30"/>
        </w:rPr>
      </w:pPr>
      <w:r>
        <w:rPr>
          <w:sz w:val="24"/>
          <w:szCs w:val="24"/>
        </w:rPr>
        <w:br w:type="page"/>
      </w:r>
      <w:r w:rsidR="007C58F3">
        <w:rPr>
          <w:sz w:val="30"/>
          <w:szCs w:val="30"/>
        </w:rPr>
        <w:lastRenderedPageBreak/>
        <w:t>Application and Research of</w:t>
      </w:r>
      <w:r w:rsidR="00EE12F3">
        <w:rPr>
          <w:sz w:val="30"/>
          <w:szCs w:val="30"/>
        </w:rPr>
        <w:t xml:space="preserve"> CUDA based</w:t>
      </w:r>
      <w:r w:rsidR="007C58F3">
        <w:rPr>
          <w:sz w:val="30"/>
          <w:szCs w:val="30"/>
        </w:rPr>
        <w:t xml:space="preserve"> Genetic Algorithm and Artificial Neural Network on Stock Trends Problem</w:t>
      </w:r>
    </w:p>
    <w:tbl>
      <w:tblPr>
        <w:tblStyle w:val="af4"/>
        <w:tblW w:w="3498" w:type="dxa"/>
        <w:jc w:val="right"/>
        <w:tblLayout w:type="fixed"/>
        <w:tblLook w:val="04A0" w:firstRow="1" w:lastRow="0" w:firstColumn="1" w:lastColumn="0" w:noHBand="0" w:noVBand="1"/>
      </w:tblPr>
      <w:tblGrid>
        <w:gridCol w:w="1071"/>
        <w:gridCol w:w="2427"/>
      </w:tblGrid>
      <w:tr w:rsidR="00DB2996" w14:paraId="38E91137" w14:textId="77777777">
        <w:trPr>
          <w:jc w:val="right"/>
        </w:trPr>
        <w:tc>
          <w:tcPr>
            <w:tcW w:w="1071" w:type="dxa"/>
            <w:tcBorders>
              <w:top w:val="nil"/>
              <w:left w:val="nil"/>
              <w:bottom w:val="nil"/>
              <w:right w:val="nil"/>
            </w:tcBorders>
          </w:tcPr>
          <w:p w14:paraId="5716CDE8" w14:textId="77777777" w:rsidR="00DB2996" w:rsidRDefault="00210EEF">
            <w:pPr>
              <w:wordWrap w:val="0"/>
              <w:spacing w:line="360" w:lineRule="auto"/>
              <w:jc w:val="right"/>
              <w:rPr>
                <w:sz w:val="24"/>
                <w:szCs w:val="24"/>
              </w:rPr>
            </w:pPr>
            <w:r>
              <w:rPr>
                <w:sz w:val="24"/>
                <w:szCs w:val="24"/>
              </w:rPr>
              <w:t>Author:</w:t>
            </w:r>
          </w:p>
        </w:tc>
        <w:tc>
          <w:tcPr>
            <w:tcW w:w="2427" w:type="dxa"/>
            <w:tcBorders>
              <w:top w:val="nil"/>
              <w:left w:val="nil"/>
              <w:bottom w:val="nil"/>
              <w:right w:val="nil"/>
            </w:tcBorders>
          </w:tcPr>
          <w:p w14:paraId="20E62A14" w14:textId="77777777" w:rsidR="00DB2996" w:rsidRDefault="000870E6">
            <w:pPr>
              <w:spacing w:line="360" w:lineRule="auto"/>
              <w:jc w:val="left"/>
              <w:rPr>
                <w:sz w:val="24"/>
                <w:szCs w:val="24"/>
              </w:rPr>
            </w:pPr>
            <w:r>
              <w:rPr>
                <w:sz w:val="24"/>
                <w:szCs w:val="24"/>
              </w:rPr>
              <w:t>WANG Shaoyang</w:t>
            </w:r>
          </w:p>
        </w:tc>
      </w:tr>
      <w:tr w:rsidR="00DB2996" w14:paraId="77CF805C" w14:textId="77777777">
        <w:trPr>
          <w:jc w:val="right"/>
        </w:trPr>
        <w:tc>
          <w:tcPr>
            <w:tcW w:w="1071" w:type="dxa"/>
            <w:tcBorders>
              <w:top w:val="nil"/>
              <w:left w:val="nil"/>
              <w:bottom w:val="nil"/>
              <w:right w:val="nil"/>
            </w:tcBorders>
          </w:tcPr>
          <w:p w14:paraId="60463D8D" w14:textId="77777777" w:rsidR="00DB2996" w:rsidRDefault="00210EEF">
            <w:pPr>
              <w:wordWrap w:val="0"/>
              <w:jc w:val="right"/>
              <w:rPr>
                <w:sz w:val="24"/>
                <w:szCs w:val="24"/>
              </w:rPr>
            </w:pPr>
            <w:r>
              <w:rPr>
                <w:sz w:val="24"/>
                <w:szCs w:val="24"/>
              </w:rPr>
              <w:t>Tutor:</w:t>
            </w:r>
          </w:p>
        </w:tc>
        <w:tc>
          <w:tcPr>
            <w:tcW w:w="2427" w:type="dxa"/>
            <w:tcBorders>
              <w:top w:val="nil"/>
              <w:left w:val="nil"/>
              <w:bottom w:val="nil"/>
              <w:right w:val="nil"/>
            </w:tcBorders>
          </w:tcPr>
          <w:p w14:paraId="01B42A82" w14:textId="77777777" w:rsidR="00DB2996" w:rsidRDefault="000870E6">
            <w:pPr>
              <w:wordWrap w:val="0"/>
              <w:jc w:val="left"/>
              <w:rPr>
                <w:sz w:val="24"/>
                <w:szCs w:val="24"/>
              </w:rPr>
            </w:pPr>
            <w:r>
              <w:rPr>
                <w:sz w:val="24"/>
                <w:szCs w:val="24"/>
              </w:rPr>
              <w:t>REN Jian</w:t>
            </w:r>
          </w:p>
        </w:tc>
      </w:tr>
    </w:tbl>
    <w:p w14:paraId="6E7C4008" w14:textId="77777777" w:rsidR="00936D32" w:rsidRDefault="00210EEF" w:rsidP="00936D32">
      <w:pPr>
        <w:widowControl/>
        <w:jc w:val="center"/>
        <w:rPr>
          <w:b/>
          <w:bCs/>
          <w:kern w:val="0"/>
          <w:sz w:val="32"/>
          <w:szCs w:val="32"/>
        </w:rPr>
      </w:pPr>
      <w:r>
        <w:rPr>
          <w:b/>
          <w:bCs/>
          <w:kern w:val="0"/>
          <w:sz w:val="32"/>
          <w:szCs w:val="32"/>
        </w:rPr>
        <w:t>Abstract</w:t>
      </w:r>
    </w:p>
    <w:p w14:paraId="2FB1785B" w14:textId="77777777" w:rsidR="00936D32" w:rsidRDefault="00936D32" w:rsidP="00936D32">
      <w:pPr>
        <w:ind w:firstLineChars="150" w:firstLine="360"/>
        <w:rPr>
          <w:sz w:val="24"/>
          <w:szCs w:val="24"/>
        </w:rPr>
      </w:pPr>
      <w:r>
        <w:rPr>
          <w:rFonts w:hint="eastAsia"/>
          <w:sz w:val="24"/>
          <w:szCs w:val="24"/>
        </w:rPr>
        <w:t xml:space="preserve">In this thesis, we focus on how to make </w:t>
      </w:r>
      <w:r w:rsidR="00953483">
        <w:rPr>
          <w:sz w:val="24"/>
          <w:szCs w:val="24"/>
        </w:rPr>
        <w:t>predict</w:t>
      </w:r>
      <w:r>
        <w:rPr>
          <w:rFonts w:hint="eastAsia"/>
          <w:sz w:val="24"/>
          <w:szCs w:val="24"/>
        </w:rPr>
        <w:t xml:space="preserve"> of stock trends</w:t>
      </w:r>
      <w:r>
        <w:rPr>
          <w:sz w:val="24"/>
          <w:szCs w:val="24"/>
        </w:rPr>
        <w:t xml:space="preserve"> </w:t>
      </w:r>
      <w:r w:rsidRPr="007C58F3">
        <w:rPr>
          <w:sz w:val="24"/>
          <w:szCs w:val="24"/>
        </w:rPr>
        <w:t xml:space="preserve">using </w:t>
      </w:r>
      <w:r>
        <w:rPr>
          <w:sz w:val="24"/>
          <w:szCs w:val="24"/>
        </w:rPr>
        <w:t>CUDA paralleled genetic algorithm and</w:t>
      </w:r>
      <w:r w:rsidRPr="007C58F3">
        <w:rPr>
          <w:sz w:val="24"/>
          <w:szCs w:val="24"/>
        </w:rPr>
        <w:t xml:space="preserve"> artifici</w:t>
      </w:r>
      <w:r>
        <w:rPr>
          <w:sz w:val="24"/>
          <w:szCs w:val="24"/>
        </w:rPr>
        <w:t>al neural network</w:t>
      </w:r>
      <w:r w:rsidRPr="007C58F3">
        <w:rPr>
          <w:sz w:val="24"/>
          <w:szCs w:val="24"/>
        </w:rPr>
        <w:t xml:space="preserve"> </w:t>
      </w:r>
      <w:r w:rsidR="00343CCA">
        <w:rPr>
          <w:sz w:val="24"/>
          <w:szCs w:val="24"/>
        </w:rPr>
        <w:t>with</w:t>
      </w:r>
      <w:r w:rsidRPr="007C58F3">
        <w:rPr>
          <w:sz w:val="24"/>
          <w:szCs w:val="24"/>
        </w:rPr>
        <w:t xml:space="preserve"> public opinion data</w:t>
      </w:r>
      <w:r w:rsidR="00343CCA">
        <w:rPr>
          <w:sz w:val="24"/>
          <w:szCs w:val="24"/>
        </w:rPr>
        <w:t>.</w:t>
      </w:r>
    </w:p>
    <w:p w14:paraId="466301DE" w14:textId="4266DC63" w:rsidR="00212750" w:rsidRDefault="007C58F3" w:rsidP="007C58F3">
      <w:pPr>
        <w:ind w:firstLineChars="150" w:firstLine="360"/>
        <w:rPr>
          <w:sz w:val="24"/>
          <w:szCs w:val="24"/>
        </w:rPr>
      </w:pPr>
      <w:r w:rsidRPr="007C58F3">
        <w:rPr>
          <w:sz w:val="24"/>
          <w:szCs w:val="24"/>
        </w:rPr>
        <w:t xml:space="preserve">First of all, </w:t>
      </w:r>
      <w:r w:rsidR="00B46548">
        <w:rPr>
          <w:sz w:val="24"/>
          <w:szCs w:val="24"/>
        </w:rPr>
        <w:t>we build an abstract model</w:t>
      </w:r>
      <w:r w:rsidRPr="007C58F3">
        <w:rPr>
          <w:sz w:val="24"/>
          <w:szCs w:val="24"/>
        </w:rPr>
        <w:t xml:space="preserve"> of the problem</w:t>
      </w:r>
      <w:r w:rsidR="00B46548">
        <w:rPr>
          <w:sz w:val="24"/>
          <w:szCs w:val="24"/>
        </w:rPr>
        <w:t xml:space="preserve"> to convert</w:t>
      </w:r>
      <w:r w:rsidRPr="007C58F3">
        <w:rPr>
          <w:sz w:val="24"/>
          <w:szCs w:val="24"/>
        </w:rPr>
        <w:t xml:space="preserve"> the problem into </w:t>
      </w:r>
      <w:r w:rsidR="00B46548">
        <w:rPr>
          <w:sz w:val="24"/>
          <w:szCs w:val="24"/>
        </w:rPr>
        <w:t>an appropriate mathematical form.</w:t>
      </w:r>
      <w:r w:rsidRPr="007C58F3">
        <w:rPr>
          <w:sz w:val="24"/>
          <w:szCs w:val="24"/>
        </w:rPr>
        <w:t xml:space="preserve"> </w:t>
      </w:r>
      <w:r w:rsidR="00B46548">
        <w:rPr>
          <w:sz w:val="24"/>
          <w:szCs w:val="24"/>
        </w:rPr>
        <w:t>T</w:t>
      </w:r>
      <w:r w:rsidRPr="007C58F3">
        <w:rPr>
          <w:sz w:val="24"/>
          <w:szCs w:val="24"/>
        </w:rPr>
        <w:t>hen</w:t>
      </w:r>
      <w:r w:rsidR="00B46548">
        <w:rPr>
          <w:sz w:val="24"/>
          <w:szCs w:val="24"/>
        </w:rPr>
        <w:t xml:space="preserve"> we design the</w:t>
      </w:r>
      <w:r w:rsidRPr="007C58F3">
        <w:rPr>
          <w:sz w:val="24"/>
          <w:szCs w:val="24"/>
        </w:rPr>
        <w:t xml:space="preserve"> specific algorithm</w:t>
      </w:r>
      <w:r w:rsidR="00B46548">
        <w:rPr>
          <w:sz w:val="24"/>
          <w:szCs w:val="24"/>
        </w:rPr>
        <w:t xml:space="preserve"> and use </w:t>
      </w:r>
      <w:r w:rsidRPr="007C58F3">
        <w:rPr>
          <w:sz w:val="24"/>
          <w:szCs w:val="24"/>
        </w:rPr>
        <w:t xml:space="preserve">historical data to train </w:t>
      </w:r>
      <w:r w:rsidR="00B46548">
        <w:rPr>
          <w:sz w:val="24"/>
          <w:szCs w:val="24"/>
        </w:rPr>
        <w:t>these two models. A</w:t>
      </w:r>
      <w:r w:rsidRPr="007C58F3">
        <w:rPr>
          <w:sz w:val="24"/>
          <w:szCs w:val="24"/>
        </w:rPr>
        <w:t xml:space="preserve">nd </w:t>
      </w:r>
      <w:del w:id="8" w:author="Alex Ren" w:date="2017-05-31T19:10:00Z">
        <w:r w:rsidRPr="007C58F3" w:rsidDel="005B20C0">
          <w:rPr>
            <w:sz w:val="24"/>
            <w:szCs w:val="24"/>
          </w:rPr>
          <w:delText>ultimately</w:delText>
        </w:r>
      </w:del>
      <w:ins w:id="9" w:author="Alex Ren" w:date="2017-05-31T19:10:00Z">
        <w:r w:rsidR="005B20C0">
          <w:rPr>
            <w:rFonts w:hint="eastAsia"/>
            <w:sz w:val="24"/>
            <w:szCs w:val="24"/>
          </w:rPr>
          <w:t>finally</w:t>
        </w:r>
      </w:ins>
      <w:r w:rsidR="00B46548">
        <w:rPr>
          <w:sz w:val="24"/>
          <w:szCs w:val="24"/>
        </w:rPr>
        <w:t>, we are</w:t>
      </w:r>
      <w:r w:rsidRPr="007C58F3">
        <w:rPr>
          <w:sz w:val="24"/>
          <w:szCs w:val="24"/>
        </w:rPr>
        <w:t xml:space="preserve"> able to predict</w:t>
      </w:r>
      <w:r w:rsidR="00B46548">
        <w:rPr>
          <w:sz w:val="24"/>
          <w:szCs w:val="24"/>
        </w:rPr>
        <w:t xml:space="preserve"> stock trend of the next day under the</w:t>
      </w:r>
      <w:r w:rsidRPr="007C58F3">
        <w:rPr>
          <w:sz w:val="24"/>
          <w:szCs w:val="24"/>
        </w:rPr>
        <w:t xml:space="preserve"> public opinion of the stock market</w:t>
      </w:r>
      <w:r w:rsidR="00B46548">
        <w:rPr>
          <w:sz w:val="24"/>
          <w:szCs w:val="24"/>
        </w:rPr>
        <w:t xml:space="preserve"> today using genetic algorithm a</w:t>
      </w:r>
      <w:r w:rsidRPr="007C58F3">
        <w:rPr>
          <w:sz w:val="24"/>
          <w:szCs w:val="24"/>
        </w:rPr>
        <w:t xml:space="preserve">nd artificial neural networks. </w:t>
      </w:r>
    </w:p>
    <w:p w14:paraId="5F4B6E13" w14:textId="2C5C037E" w:rsidR="007C58F3" w:rsidRPr="007C58F3" w:rsidRDefault="007C58F3" w:rsidP="007C58F3">
      <w:pPr>
        <w:ind w:firstLineChars="150" w:firstLine="360"/>
        <w:rPr>
          <w:sz w:val="24"/>
          <w:szCs w:val="24"/>
        </w:rPr>
      </w:pPr>
      <w:r w:rsidRPr="007C58F3">
        <w:rPr>
          <w:sz w:val="24"/>
          <w:szCs w:val="24"/>
        </w:rPr>
        <w:t xml:space="preserve">In this </w:t>
      </w:r>
      <w:r w:rsidR="00212750">
        <w:rPr>
          <w:sz w:val="24"/>
          <w:szCs w:val="24"/>
        </w:rPr>
        <w:t>thesis</w:t>
      </w:r>
      <w:r w:rsidRPr="007C58F3">
        <w:rPr>
          <w:sz w:val="24"/>
          <w:szCs w:val="24"/>
        </w:rPr>
        <w:t xml:space="preserve">, the advantages and disadvantages </w:t>
      </w:r>
      <w:r w:rsidR="00212750">
        <w:rPr>
          <w:sz w:val="24"/>
          <w:szCs w:val="24"/>
        </w:rPr>
        <w:t>between</w:t>
      </w:r>
      <w:r w:rsidRPr="007C58F3">
        <w:rPr>
          <w:sz w:val="24"/>
          <w:szCs w:val="24"/>
        </w:rPr>
        <w:t xml:space="preserve"> genetic algorithm</w:t>
      </w:r>
      <w:ins w:id="10" w:author="Alex Ren" w:date="2017-05-31T19:12:00Z">
        <w:r w:rsidR="00754E3F">
          <w:rPr>
            <w:sz w:val="24"/>
            <w:szCs w:val="24"/>
          </w:rPr>
          <w:t xml:space="preserve"> (GA)</w:t>
        </w:r>
      </w:ins>
      <w:r w:rsidRPr="007C58F3">
        <w:rPr>
          <w:sz w:val="24"/>
          <w:szCs w:val="24"/>
        </w:rPr>
        <w:t xml:space="preserve"> and artificial neural network</w:t>
      </w:r>
      <w:ins w:id="11" w:author="Alex Ren" w:date="2017-05-31T19:12:00Z">
        <w:r w:rsidR="00754E3F">
          <w:rPr>
            <w:sz w:val="24"/>
            <w:szCs w:val="24"/>
          </w:rPr>
          <w:t xml:space="preserve"> (ANN)</w:t>
        </w:r>
      </w:ins>
      <w:r w:rsidRPr="007C58F3">
        <w:rPr>
          <w:sz w:val="24"/>
          <w:szCs w:val="24"/>
        </w:rPr>
        <w:t xml:space="preserve"> on this problem are </w:t>
      </w:r>
      <w:del w:id="12" w:author="Alex Ren" w:date="2017-05-31T19:11:00Z">
        <w:r w:rsidRPr="007C58F3" w:rsidDel="00754E3F">
          <w:rPr>
            <w:sz w:val="24"/>
            <w:szCs w:val="24"/>
          </w:rPr>
          <w:delText>compared</w:delText>
        </w:r>
      </w:del>
      <w:ins w:id="13" w:author="Alex Ren" w:date="2017-05-31T19:12:00Z">
        <w:r w:rsidR="00754E3F">
          <w:rPr>
            <w:sz w:val="24"/>
            <w:szCs w:val="24"/>
          </w:rPr>
          <w:t>analyzed</w:t>
        </w:r>
      </w:ins>
      <w:r w:rsidRPr="007C58F3">
        <w:rPr>
          <w:sz w:val="24"/>
          <w:szCs w:val="24"/>
        </w:rPr>
        <w:t xml:space="preserve">. </w:t>
      </w:r>
      <w:r w:rsidR="00525842">
        <w:rPr>
          <w:sz w:val="24"/>
          <w:szCs w:val="24"/>
        </w:rPr>
        <w:t>Then</w:t>
      </w:r>
      <w:r w:rsidR="00212750">
        <w:rPr>
          <w:sz w:val="24"/>
          <w:szCs w:val="24"/>
        </w:rPr>
        <w:t xml:space="preserve"> we use CUDA</w:t>
      </w:r>
      <w:r w:rsidRPr="007C58F3">
        <w:rPr>
          <w:sz w:val="24"/>
          <w:szCs w:val="24"/>
        </w:rPr>
        <w:t xml:space="preserve"> to optimize these two algorithms, which improves the performance of the training</w:t>
      </w:r>
      <w:r w:rsidR="00525842">
        <w:rPr>
          <w:sz w:val="24"/>
          <w:szCs w:val="24"/>
        </w:rPr>
        <w:t>, a</w:t>
      </w:r>
      <w:r w:rsidRPr="007C58F3">
        <w:rPr>
          <w:sz w:val="24"/>
          <w:szCs w:val="24"/>
        </w:rPr>
        <w:t>nd</w:t>
      </w:r>
      <w:r w:rsidR="00525842">
        <w:rPr>
          <w:sz w:val="24"/>
          <w:szCs w:val="24"/>
        </w:rPr>
        <w:t xml:space="preserve"> we also do the compare of</w:t>
      </w:r>
      <w:r w:rsidRPr="007C58F3">
        <w:rPr>
          <w:sz w:val="24"/>
          <w:szCs w:val="24"/>
        </w:rPr>
        <w:t xml:space="preserve"> the performance</w:t>
      </w:r>
      <w:r w:rsidR="00525842">
        <w:rPr>
          <w:sz w:val="24"/>
          <w:szCs w:val="24"/>
        </w:rPr>
        <w:t xml:space="preserve"> between algorithms</w:t>
      </w:r>
      <w:r w:rsidRPr="007C58F3">
        <w:rPr>
          <w:sz w:val="24"/>
          <w:szCs w:val="24"/>
        </w:rPr>
        <w:t xml:space="preserve"> before and after optimization. This </w:t>
      </w:r>
      <w:r w:rsidR="00EE12F3">
        <w:rPr>
          <w:sz w:val="24"/>
          <w:szCs w:val="24"/>
        </w:rPr>
        <w:t>thesis</w:t>
      </w:r>
      <w:r w:rsidRPr="007C58F3">
        <w:rPr>
          <w:sz w:val="24"/>
          <w:szCs w:val="24"/>
        </w:rPr>
        <w:t xml:space="preserve"> provides a solution for the application of CUDA based genetic algorithm and neural network </w:t>
      </w:r>
      <w:r w:rsidR="00EE12F3">
        <w:rPr>
          <w:sz w:val="24"/>
          <w:szCs w:val="24"/>
        </w:rPr>
        <w:t>on</w:t>
      </w:r>
      <w:r w:rsidRPr="007C58F3">
        <w:rPr>
          <w:sz w:val="24"/>
          <w:szCs w:val="24"/>
        </w:rPr>
        <w:t xml:space="preserve"> stock trend</w:t>
      </w:r>
      <w:r w:rsidR="00EE12F3">
        <w:rPr>
          <w:sz w:val="24"/>
          <w:szCs w:val="24"/>
        </w:rPr>
        <w:t xml:space="preserve">s </w:t>
      </w:r>
      <w:r w:rsidR="00953483">
        <w:rPr>
          <w:sz w:val="24"/>
          <w:szCs w:val="24"/>
        </w:rPr>
        <w:t>predict</w:t>
      </w:r>
      <w:r w:rsidR="00AF3D97">
        <w:rPr>
          <w:sz w:val="24"/>
          <w:szCs w:val="24"/>
        </w:rPr>
        <w:t>ion</w:t>
      </w:r>
      <w:r w:rsidRPr="007C58F3">
        <w:rPr>
          <w:sz w:val="24"/>
          <w:szCs w:val="24"/>
        </w:rPr>
        <w:t>.</w:t>
      </w:r>
    </w:p>
    <w:p w14:paraId="6BCAB33B" w14:textId="77777777" w:rsidR="00DB2996" w:rsidRDefault="007C58F3" w:rsidP="007C58F3">
      <w:pPr>
        <w:ind w:firstLineChars="150" w:firstLine="360"/>
        <w:rPr>
          <w:sz w:val="24"/>
          <w:szCs w:val="24"/>
        </w:rPr>
      </w:pPr>
      <w:r w:rsidRPr="007C58F3">
        <w:rPr>
          <w:sz w:val="24"/>
          <w:szCs w:val="24"/>
        </w:rPr>
        <w:t>The algorithm</w:t>
      </w:r>
      <w:r w:rsidR="00EE12F3">
        <w:rPr>
          <w:sz w:val="24"/>
          <w:szCs w:val="24"/>
        </w:rPr>
        <w:t>s</w:t>
      </w:r>
      <w:r w:rsidRPr="007C58F3">
        <w:rPr>
          <w:sz w:val="24"/>
          <w:szCs w:val="24"/>
        </w:rPr>
        <w:t xml:space="preserve"> implemented in this </w:t>
      </w:r>
      <w:r w:rsidR="00EE12F3">
        <w:rPr>
          <w:sz w:val="24"/>
          <w:szCs w:val="24"/>
        </w:rPr>
        <w:t>thesis are developed by Python</w:t>
      </w:r>
      <w:r w:rsidRPr="007C58F3">
        <w:rPr>
          <w:sz w:val="24"/>
          <w:szCs w:val="24"/>
        </w:rPr>
        <w:t>. Keras and Theano framework</w:t>
      </w:r>
      <w:r w:rsidR="000E71C0">
        <w:rPr>
          <w:sz w:val="24"/>
          <w:szCs w:val="24"/>
        </w:rPr>
        <w:t xml:space="preserve"> are used</w:t>
      </w:r>
      <w:r w:rsidRPr="007C58F3">
        <w:rPr>
          <w:sz w:val="24"/>
          <w:szCs w:val="24"/>
        </w:rPr>
        <w:t xml:space="preserve"> in the development </w:t>
      </w:r>
      <w:r w:rsidR="000E71C0">
        <w:rPr>
          <w:sz w:val="24"/>
          <w:szCs w:val="24"/>
        </w:rPr>
        <w:t>of artificial neural network. In the development of both</w:t>
      </w:r>
      <w:r w:rsidRPr="007C58F3">
        <w:rPr>
          <w:sz w:val="24"/>
          <w:szCs w:val="24"/>
        </w:rPr>
        <w:t xml:space="preserve"> genetic algorithm and artificial neural network, we use the CUDA framework developed by Nv</w:t>
      </w:r>
      <w:ins w:id="14" w:author="王勖" w:date="2017-05-26T19:04:00Z">
        <w:r w:rsidR="007D101B">
          <w:rPr>
            <w:rFonts w:hint="eastAsia"/>
            <w:sz w:val="24"/>
            <w:szCs w:val="24"/>
          </w:rPr>
          <w:t>i</w:t>
        </w:r>
      </w:ins>
      <w:r w:rsidRPr="007C58F3">
        <w:rPr>
          <w:sz w:val="24"/>
          <w:szCs w:val="24"/>
        </w:rPr>
        <w:t>dia to optimize the</w:t>
      </w:r>
      <w:r w:rsidR="000E71C0">
        <w:rPr>
          <w:sz w:val="24"/>
          <w:szCs w:val="24"/>
        </w:rPr>
        <w:t xml:space="preserve"> training speed.</w:t>
      </w:r>
      <w:r w:rsidRPr="007C58F3">
        <w:rPr>
          <w:sz w:val="24"/>
          <w:szCs w:val="24"/>
        </w:rPr>
        <w:t xml:space="preserve"> </w:t>
      </w:r>
    </w:p>
    <w:p w14:paraId="5A4AC097" w14:textId="77777777" w:rsidR="00DB2996" w:rsidRDefault="00DB2996">
      <w:pPr>
        <w:pStyle w:val="a4"/>
        <w:tabs>
          <w:tab w:val="left" w:pos="5940"/>
        </w:tabs>
        <w:spacing w:line="360" w:lineRule="auto"/>
        <w:ind w:firstLineChars="150" w:firstLine="360"/>
        <w:jc w:val="left"/>
        <w:rPr>
          <w:sz w:val="24"/>
          <w:szCs w:val="24"/>
        </w:rPr>
      </w:pPr>
    </w:p>
    <w:p w14:paraId="00CB38E7" w14:textId="77777777" w:rsidR="00DB2996" w:rsidRDefault="00210EEF">
      <w:pPr>
        <w:pStyle w:val="a4"/>
        <w:tabs>
          <w:tab w:val="left" w:pos="5940"/>
        </w:tabs>
        <w:spacing w:line="360" w:lineRule="auto"/>
        <w:ind w:firstLine="0"/>
        <w:jc w:val="left"/>
        <w:rPr>
          <w:sz w:val="24"/>
          <w:szCs w:val="24"/>
        </w:rPr>
      </w:pPr>
      <w:r>
        <w:rPr>
          <w:b/>
          <w:sz w:val="28"/>
          <w:szCs w:val="28"/>
        </w:rPr>
        <w:t>Key words</w:t>
      </w:r>
      <w:r>
        <w:t>:</w:t>
      </w:r>
      <w:r>
        <w:rPr>
          <w:rFonts w:hint="eastAsia"/>
          <w:sz w:val="24"/>
          <w:szCs w:val="24"/>
        </w:rPr>
        <w:t xml:space="preserve"> </w:t>
      </w:r>
      <w:r w:rsidR="00343CCA">
        <w:rPr>
          <w:sz w:val="24"/>
          <w:szCs w:val="24"/>
        </w:rPr>
        <w:t>Stock trends</w:t>
      </w:r>
      <w:r>
        <w:rPr>
          <w:rFonts w:hint="eastAsia"/>
          <w:sz w:val="24"/>
          <w:szCs w:val="24"/>
        </w:rPr>
        <w:t>，</w:t>
      </w:r>
      <w:r w:rsidR="00343CCA">
        <w:rPr>
          <w:sz w:val="24"/>
          <w:szCs w:val="24"/>
        </w:rPr>
        <w:t>Genetic Algorithm</w:t>
      </w:r>
      <w:r>
        <w:rPr>
          <w:rFonts w:hint="eastAsia"/>
          <w:sz w:val="24"/>
          <w:szCs w:val="24"/>
        </w:rPr>
        <w:t>，</w:t>
      </w:r>
      <w:r w:rsidR="00343CCA">
        <w:rPr>
          <w:rFonts w:hint="eastAsia"/>
          <w:sz w:val="24"/>
          <w:szCs w:val="24"/>
        </w:rPr>
        <w:t>Artificial Neural Network</w:t>
      </w:r>
      <w:r>
        <w:rPr>
          <w:rFonts w:hint="eastAsia"/>
          <w:sz w:val="24"/>
          <w:szCs w:val="24"/>
        </w:rPr>
        <w:t>，</w:t>
      </w:r>
      <w:r w:rsidR="00343CCA">
        <w:rPr>
          <w:rFonts w:hint="eastAsia"/>
          <w:sz w:val="24"/>
          <w:szCs w:val="24"/>
        </w:rPr>
        <w:t>CUDA acceleration</w:t>
      </w:r>
    </w:p>
    <w:p w14:paraId="0F529371" w14:textId="77777777" w:rsidR="00DB2996" w:rsidRDefault="00210EEF">
      <w:pPr>
        <w:pStyle w:val="a4"/>
        <w:tabs>
          <w:tab w:val="left" w:pos="5940"/>
        </w:tabs>
        <w:spacing w:line="360" w:lineRule="auto"/>
        <w:ind w:firstLine="0"/>
        <w:jc w:val="center"/>
        <w:rPr>
          <w:rFonts w:ascii="黑体" w:eastAsia="黑体" w:hAnsi="黑体"/>
          <w:sz w:val="32"/>
          <w:szCs w:val="32"/>
        </w:rPr>
      </w:pPr>
      <w:r>
        <w:rPr>
          <w:sz w:val="24"/>
          <w:szCs w:val="24"/>
        </w:rPr>
        <w:br w:type="page"/>
      </w:r>
      <w:r>
        <w:rPr>
          <w:rFonts w:ascii="黑体" w:eastAsia="黑体" w:hAnsi="黑体" w:hint="eastAsia"/>
          <w:sz w:val="32"/>
          <w:szCs w:val="32"/>
        </w:rPr>
        <w:lastRenderedPageBreak/>
        <w:t>目      录</w:t>
      </w:r>
    </w:p>
    <w:sdt>
      <w:sdtPr>
        <w:rPr>
          <w:rFonts w:ascii="Times New Roman" w:eastAsia="宋体" w:hAnsi="Times New Roman" w:cs="Times New Roman"/>
          <w:color w:val="auto"/>
          <w:kern w:val="2"/>
          <w:sz w:val="18"/>
          <w:szCs w:val="18"/>
          <w:lang w:val="zh-CN"/>
        </w:rPr>
        <w:id w:val="2104305894"/>
      </w:sdtPr>
      <w:sdtEndPr>
        <w:rPr>
          <w:b/>
          <w:bCs/>
        </w:rPr>
      </w:sdtEndPr>
      <w:sdtContent>
        <w:p w14:paraId="6DEF1F41" w14:textId="77777777" w:rsidR="00DB2996" w:rsidRDefault="00DB2996">
          <w:pPr>
            <w:pStyle w:val="TOC1"/>
          </w:pPr>
        </w:p>
        <w:p w14:paraId="2E2072FF" w14:textId="37805275" w:rsidR="0046767E" w:rsidRDefault="00210EEF">
          <w:pPr>
            <w:pStyle w:val="10"/>
            <w:tabs>
              <w:tab w:val="left" w:pos="397"/>
              <w:tab w:val="right" w:leader="dot" w:pos="9061"/>
            </w:tabs>
            <w:rPr>
              <w:ins w:id="15" w:author="Shaoyang Wang" w:date="2017-06-01T16:15:00Z"/>
              <w:rFonts w:asciiTheme="minorHAnsi" w:eastAsiaTheme="minorEastAsia" w:hAnsiTheme="minorHAnsi" w:cstheme="minorBidi"/>
              <w:noProof/>
              <w:sz w:val="21"/>
              <w:szCs w:val="22"/>
            </w:rPr>
          </w:pPr>
          <w:r>
            <w:fldChar w:fldCharType="begin"/>
          </w:r>
          <w:r>
            <w:instrText xml:space="preserve"> TOC \o "1-3" \h \z \u </w:instrText>
          </w:r>
          <w:r>
            <w:fldChar w:fldCharType="separate"/>
          </w:r>
          <w:ins w:id="16" w:author="Shaoyang Wang" w:date="2017-06-01T16:15:00Z">
            <w:r w:rsidR="0046767E" w:rsidRPr="00F859F5">
              <w:rPr>
                <w:rStyle w:val="af2"/>
                <w:noProof/>
              </w:rPr>
              <w:fldChar w:fldCharType="begin"/>
            </w:r>
            <w:r w:rsidR="0046767E" w:rsidRPr="00F859F5">
              <w:rPr>
                <w:rStyle w:val="af2"/>
                <w:noProof/>
              </w:rPr>
              <w:instrText xml:space="preserve"> </w:instrText>
            </w:r>
            <w:r w:rsidR="0046767E">
              <w:rPr>
                <w:noProof/>
              </w:rPr>
              <w:instrText>HYPERLINK \l "_Toc484097080"</w:instrText>
            </w:r>
            <w:r w:rsidR="0046767E" w:rsidRPr="00F859F5">
              <w:rPr>
                <w:rStyle w:val="af2"/>
                <w:noProof/>
              </w:rPr>
              <w:instrText xml:space="preserve"> </w:instrText>
            </w:r>
            <w:r w:rsidR="0046767E" w:rsidRPr="00F859F5">
              <w:rPr>
                <w:rStyle w:val="af2"/>
                <w:noProof/>
              </w:rPr>
              <w:fldChar w:fldCharType="separate"/>
            </w:r>
            <w:r w:rsidR="0046767E" w:rsidRPr="00F859F5">
              <w:rPr>
                <w:rStyle w:val="af2"/>
                <w:noProof/>
              </w:rPr>
              <w:t>1</w:t>
            </w:r>
            <w:r w:rsidR="0046767E">
              <w:rPr>
                <w:rFonts w:asciiTheme="minorHAnsi" w:eastAsiaTheme="minorEastAsia" w:hAnsiTheme="minorHAnsi" w:cstheme="minorBidi"/>
                <w:noProof/>
                <w:sz w:val="21"/>
                <w:szCs w:val="22"/>
              </w:rPr>
              <w:tab/>
            </w:r>
            <w:r w:rsidR="0046767E" w:rsidRPr="00F859F5">
              <w:rPr>
                <w:rStyle w:val="af2"/>
                <w:noProof/>
              </w:rPr>
              <w:t>绪论</w:t>
            </w:r>
            <w:r w:rsidR="0046767E">
              <w:rPr>
                <w:noProof/>
                <w:webHidden/>
              </w:rPr>
              <w:tab/>
            </w:r>
            <w:r w:rsidR="0046767E">
              <w:rPr>
                <w:noProof/>
                <w:webHidden/>
              </w:rPr>
              <w:fldChar w:fldCharType="begin"/>
            </w:r>
            <w:r w:rsidR="0046767E">
              <w:rPr>
                <w:noProof/>
                <w:webHidden/>
              </w:rPr>
              <w:instrText xml:space="preserve"> PAGEREF _Toc484097080 \h </w:instrText>
            </w:r>
          </w:ins>
          <w:r w:rsidR="0046767E">
            <w:rPr>
              <w:noProof/>
              <w:webHidden/>
            </w:rPr>
          </w:r>
          <w:r w:rsidR="0046767E">
            <w:rPr>
              <w:noProof/>
              <w:webHidden/>
            </w:rPr>
            <w:fldChar w:fldCharType="separate"/>
          </w:r>
          <w:r w:rsidR="00057756">
            <w:rPr>
              <w:noProof/>
              <w:webHidden/>
            </w:rPr>
            <w:t>1</w:t>
          </w:r>
          <w:ins w:id="17" w:author="Shaoyang Wang" w:date="2017-06-01T16:15:00Z">
            <w:r w:rsidR="0046767E">
              <w:rPr>
                <w:noProof/>
                <w:webHidden/>
              </w:rPr>
              <w:fldChar w:fldCharType="end"/>
            </w:r>
            <w:r w:rsidR="0046767E" w:rsidRPr="00F859F5">
              <w:rPr>
                <w:rStyle w:val="af2"/>
                <w:noProof/>
              </w:rPr>
              <w:fldChar w:fldCharType="end"/>
            </w:r>
          </w:ins>
        </w:p>
        <w:p w14:paraId="2DE87801" w14:textId="28FF2E81" w:rsidR="0046767E" w:rsidRDefault="0046767E">
          <w:pPr>
            <w:pStyle w:val="23"/>
            <w:tabs>
              <w:tab w:val="right" w:leader="dot" w:pos="9061"/>
            </w:tabs>
            <w:rPr>
              <w:ins w:id="18" w:author="Shaoyang Wang" w:date="2017-06-01T16:15:00Z"/>
              <w:rFonts w:asciiTheme="minorHAnsi" w:eastAsiaTheme="minorEastAsia" w:hAnsiTheme="minorHAnsi" w:cstheme="minorBidi"/>
              <w:noProof/>
              <w:sz w:val="21"/>
              <w:szCs w:val="22"/>
            </w:rPr>
          </w:pPr>
          <w:ins w:id="19"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"_Toc484097081"</w:instrText>
            </w:r>
            <w:r w:rsidRPr="00F859F5">
              <w:rPr>
                <w:rStyle w:val="af2"/>
                <w:noProof/>
              </w:rPr>
              <w:instrText xml:space="preserve"> </w:instrText>
            </w:r>
            <w:r w:rsidRPr="00F859F5">
              <w:rPr>
                <w:rStyle w:val="af2"/>
                <w:noProof/>
              </w:rPr>
              <w:fldChar w:fldCharType="separate"/>
            </w:r>
            <w:r w:rsidRPr="00F859F5">
              <w:rPr>
                <w:rStyle w:val="af2"/>
                <w:noProof/>
              </w:rPr>
              <w:t xml:space="preserve">1.1 </w:t>
            </w:r>
            <w:r w:rsidRPr="00F859F5">
              <w:rPr>
                <w:rStyle w:val="af2"/>
                <w:noProof/>
              </w:rPr>
              <w:t>研究背景</w:t>
            </w:r>
            <w:r>
              <w:rPr>
                <w:noProof/>
                <w:webHidden/>
              </w:rPr>
              <w:tab/>
            </w:r>
            <w:r>
              <w:rPr>
                <w:noProof/>
                <w:webHidden/>
              </w:rPr>
              <w:fldChar w:fldCharType="begin"/>
            </w:r>
            <w:r>
              <w:rPr>
                <w:noProof/>
                <w:webHidden/>
              </w:rPr>
              <w:instrText xml:space="preserve"> PAGEREF _Toc484097081 \h </w:instrText>
            </w:r>
          </w:ins>
          <w:r>
            <w:rPr>
              <w:noProof/>
              <w:webHidden/>
            </w:rPr>
          </w:r>
          <w:r>
            <w:rPr>
              <w:noProof/>
              <w:webHidden/>
            </w:rPr>
            <w:fldChar w:fldCharType="separate"/>
          </w:r>
          <w:r w:rsidR="00057756">
            <w:rPr>
              <w:noProof/>
              <w:webHidden/>
            </w:rPr>
            <w:t>1</w:t>
          </w:r>
          <w:ins w:id="20" w:author="Shaoyang Wang" w:date="2017-06-01T16:15:00Z">
            <w:r>
              <w:rPr>
                <w:noProof/>
                <w:webHidden/>
              </w:rPr>
              <w:fldChar w:fldCharType="end"/>
            </w:r>
            <w:r w:rsidRPr="00F859F5">
              <w:rPr>
                <w:rStyle w:val="af2"/>
                <w:noProof/>
              </w:rPr>
              <w:fldChar w:fldCharType="end"/>
            </w:r>
          </w:ins>
        </w:p>
        <w:p w14:paraId="4A509042" w14:textId="206E7390" w:rsidR="0046767E" w:rsidRDefault="0046767E">
          <w:pPr>
            <w:pStyle w:val="23"/>
            <w:tabs>
              <w:tab w:val="right" w:leader="dot" w:pos="9061"/>
            </w:tabs>
            <w:rPr>
              <w:ins w:id="21" w:author="Shaoyang Wang" w:date="2017-06-01T16:15:00Z"/>
              <w:rFonts w:asciiTheme="minorHAnsi" w:eastAsiaTheme="minorEastAsia" w:hAnsiTheme="minorHAnsi" w:cstheme="minorBidi"/>
              <w:noProof/>
              <w:sz w:val="21"/>
              <w:szCs w:val="22"/>
            </w:rPr>
          </w:pPr>
          <w:ins w:id="22"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"_Toc484097082"</w:instrText>
            </w:r>
            <w:r w:rsidRPr="00F859F5">
              <w:rPr>
                <w:rStyle w:val="af2"/>
                <w:noProof/>
              </w:rPr>
              <w:instrText xml:space="preserve"> </w:instrText>
            </w:r>
            <w:r w:rsidRPr="00F859F5">
              <w:rPr>
                <w:rStyle w:val="af2"/>
                <w:noProof/>
              </w:rPr>
              <w:fldChar w:fldCharType="separate"/>
            </w:r>
            <w:r w:rsidRPr="00F859F5">
              <w:rPr>
                <w:rStyle w:val="af2"/>
                <w:noProof/>
              </w:rPr>
              <w:t xml:space="preserve">1.2 </w:t>
            </w:r>
            <w:r w:rsidRPr="00F859F5">
              <w:rPr>
                <w:rStyle w:val="af2"/>
                <w:noProof/>
              </w:rPr>
              <w:t>国内外研究现状</w:t>
            </w:r>
            <w:r>
              <w:rPr>
                <w:noProof/>
                <w:webHidden/>
              </w:rPr>
              <w:tab/>
            </w:r>
            <w:r>
              <w:rPr>
                <w:noProof/>
                <w:webHidden/>
              </w:rPr>
              <w:fldChar w:fldCharType="begin"/>
            </w:r>
            <w:r>
              <w:rPr>
                <w:noProof/>
                <w:webHidden/>
              </w:rPr>
              <w:instrText xml:space="preserve"> PAGEREF _Toc484097082 \h </w:instrText>
            </w:r>
          </w:ins>
          <w:r>
            <w:rPr>
              <w:noProof/>
              <w:webHidden/>
            </w:rPr>
          </w:r>
          <w:r>
            <w:rPr>
              <w:noProof/>
              <w:webHidden/>
            </w:rPr>
            <w:fldChar w:fldCharType="separate"/>
          </w:r>
          <w:r w:rsidR="00057756">
            <w:rPr>
              <w:noProof/>
              <w:webHidden/>
            </w:rPr>
            <w:t>1</w:t>
          </w:r>
          <w:ins w:id="23" w:author="Shaoyang Wang" w:date="2017-06-01T16:15:00Z">
            <w:r>
              <w:rPr>
                <w:noProof/>
                <w:webHidden/>
              </w:rPr>
              <w:fldChar w:fldCharType="end"/>
            </w:r>
            <w:r w:rsidRPr="00F859F5">
              <w:rPr>
                <w:rStyle w:val="af2"/>
                <w:noProof/>
              </w:rPr>
              <w:fldChar w:fldCharType="end"/>
            </w:r>
          </w:ins>
        </w:p>
        <w:p w14:paraId="0FBB2246" w14:textId="5E37F0FD" w:rsidR="0046767E" w:rsidRDefault="0046767E">
          <w:pPr>
            <w:pStyle w:val="31"/>
            <w:tabs>
              <w:tab w:val="right" w:leader="dot" w:pos="9061"/>
            </w:tabs>
            <w:rPr>
              <w:ins w:id="24" w:author="Shaoyang Wang" w:date="2017-06-01T16:15:00Z"/>
              <w:rFonts w:asciiTheme="minorHAnsi" w:eastAsiaTheme="minorEastAsia" w:hAnsiTheme="minorHAnsi" w:cstheme="minorBidi"/>
              <w:noProof/>
              <w:sz w:val="21"/>
              <w:szCs w:val="22"/>
            </w:rPr>
          </w:pPr>
          <w:ins w:id="25"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"_Toc484097083"</w:instrText>
            </w:r>
            <w:r w:rsidRPr="00F859F5">
              <w:rPr>
                <w:rStyle w:val="af2"/>
                <w:noProof/>
              </w:rPr>
              <w:instrText xml:space="preserve"> </w:instrText>
            </w:r>
            <w:r w:rsidRPr="00F859F5">
              <w:rPr>
                <w:rStyle w:val="af2"/>
                <w:noProof/>
              </w:rPr>
              <w:fldChar w:fldCharType="separate"/>
            </w:r>
            <w:r w:rsidRPr="00F859F5">
              <w:rPr>
                <w:rStyle w:val="af2"/>
                <w:noProof/>
              </w:rPr>
              <w:t xml:space="preserve">1.2.1 </w:t>
            </w:r>
            <w:r w:rsidRPr="00F859F5">
              <w:rPr>
                <w:rStyle w:val="af2"/>
                <w:noProof/>
              </w:rPr>
              <w:t>国外研究及应用现状</w:t>
            </w:r>
            <w:r>
              <w:rPr>
                <w:noProof/>
                <w:webHidden/>
              </w:rPr>
              <w:tab/>
            </w:r>
            <w:r>
              <w:rPr>
                <w:noProof/>
                <w:webHidden/>
              </w:rPr>
              <w:fldChar w:fldCharType="begin"/>
            </w:r>
            <w:r>
              <w:rPr>
                <w:noProof/>
                <w:webHidden/>
              </w:rPr>
              <w:instrText xml:space="preserve"> PAGEREF _Toc484097083 \h </w:instrText>
            </w:r>
          </w:ins>
          <w:r>
            <w:rPr>
              <w:noProof/>
              <w:webHidden/>
            </w:rPr>
          </w:r>
          <w:r>
            <w:rPr>
              <w:noProof/>
              <w:webHidden/>
            </w:rPr>
            <w:fldChar w:fldCharType="separate"/>
          </w:r>
          <w:r w:rsidR="00057756">
            <w:rPr>
              <w:noProof/>
              <w:webHidden/>
            </w:rPr>
            <w:t>1</w:t>
          </w:r>
          <w:ins w:id="26" w:author="Shaoyang Wang" w:date="2017-06-01T16:15:00Z">
            <w:r>
              <w:rPr>
                <w:noProof/>
                <w:webHidden/>
              </w:rPr>
              <w:fldChar w:fldCharType="end"/>
            </w:r>
            <w:r w:rsidRPr="00F859F5">
              <w:rPr>
                <w:rStyle w:val="af2"/>
                <w:noProof/>
              </w:rPr>
              <w:fldChar w:fldCharType="end"/>
            </w:r>
          </w:ins>
        </w:p>
        <w:p w14:paraId="191E994B" w14:textId="5F8D518B" w:rsidR="0046767E" w:rsidRDefault="0046767E">
          <w:pPr>
            <w:pStyle w:val="31"/>
            <w:tabs>
              <w:tab w:val="right" w:leader="dot" w:pos="9061"/>
            </w:tabs>
            <w:rPr>
              <w:ins w:id="27" w:author="Shaoyang Wang" w:date="2017-06-01T16:15:00Z"/>
              <w:rFonts w:asciiTheme="minorHAnsi" w:eastAsiaTheme="minorEastAsia" w:hAnsiTheme="minorHAnsi" w:cstheme="minorBidi"/>
              <w:noProof/>
              <w:sz w:val="21"/>
              <w:szCs w:val="22"/>
            </w:rPr>
          </w:pPr>
          <w:ins w:id="28"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"_Toc484097084"</w:instrText>
            </w:r>
            <w:r w:rsidRPr="00F859F5">
              <w:rPr>
                <w:rStyle w:val="af2"/>
                <w:noProof/>
              </w:rPr>
              <w:instrText xml:space="preserve"> </w:instrText>
            </w:r>
            <w:r w:rsidRPr="00F859F5">
              <w:rPr>
                <w:rStyle w:val="af2"/>
                <w:noProof/>
              </w:rPr>
              <w:fldChar w:fldCharType="separate"/>
            </w:r>
            <w:r w:rsidRPr="00F859F5">
              <w:rPr>
                <w:rStyle w:val="af2"/>
                <w:noProof/>
              </w:rPr>
              <w:t xml:space="preserve">1.2.2 </w:t>
            </w:r>
            <w:r w:rsidRPr="00F859F5">
              <w:rPr>
                <w:rStyle w:val="af2"/>
                <w:noProof/>
              </w:rPr>
              <w:t>国内研究及应用现状</w:t>
            </w:r>
            <w:r>
              <w:rPr>
                <w:noProof/>
                <w:webHidden/>
              </w:rPr>
              <w:tab/>
            </w:r>
            <w:r>
              <w:rPr>
                <w:noProof/>
                <w:webHidden/>
              </w:rPr>
              <w:fldChar w:fldCharType="begin"/>
            </w:r>
            <w:r>
              <w:rPr>
                <w:noProof/>
                <w:webHidden/>
              </w:rPr>
              <w:instrText xml:space="preserve"> PAGEREF _Toc484097084 \h </w:instrText>
            </w:r>
          </w:ins>
          <w:r>
            <w:rPr>
              <w:noProof/>
              <w:webHidden/>
            </w:rPr>
          </w:r>
          <w:r>
            <w:rPr>
              <w:noProof/>
              <w:webHidden/>
            </w:rPr>
            <w:fldChar w:fldCharType="separate"/>
          </w:r>
          <w:r w:rsidR="00057756">
            <w:rPr>
              <w:noProof/>
              <w:webHidden/>
            </w:rPr>
            <w:t>2</w:t>
          </w:r>
          <w:ins w:id="29" w:author="Shaoyang Wang" w:date="2017-06-01T16:15:00Z">
            <w:r>
              <w:rPr>
                <w:noProof/>
                <w:webHidden/>
              </w:rPr>
              <w:fldChar w:fldCharType="end"/>
            </w:r>
            <w:r w:rsidRPr="00F859F5">
              <w:rPr>
                <w:rStyle w:val="af2"/>
                <w:noProof/>
              </w:rPr>
              <w:fldChar w:fldCharType="end"/>
            </w:r>
          </w:ins>
        </w:p>
        <w:p w14:paraId="45EB9F1F" w14:textId="4404B4B6" w:rsidR="0046767E" w:rsidRDefault="0046767E">
          <w:pPr>
            <w:pStyle w:val="23"/>
            <w:tabs>
              <w:tab w:val="right" w:leader="dot" w:pos="9061"/>
            </w:tabs>
            <w:rPr>
              <w:ins w:id="30" w:author="Shaoyang Wang" w:date="2017-06-01T16:15:00Z"/>
              <w:rFonts w:asciiTheme="minorHAnsi" w:eastAsiaTheme="minorEastAsia" w:hAnsiTheme="minorHAnsi" w:cstheme="minorBidi"/>
              <w:noProof/>
              <w:sz w:val="21"/>
              <w:szCs w:val="22"/>
            </w:rPr>
          </w:pPr>
          <w:ins w:id="31"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"_Toc484097085"</w:instrText>
            </w:r>
            <w:r w:rsidRPr="00F859F5">
              <w:rPr>
                <w:rStyle w:val="af2"/>
                <w:noProof/>
              </w:rPr>
              <w:instrText xml:space="preserve"> </w:instrText>
            </w:r>
            <w:r w:rsidRPr="00F859F5">
              <w:rPr>
                <w:rStyle w:val="af2"/>
                <w:noProof/>
              </w:rPr>
              <w:fldChar w:fldCharType="separate"/>
            </w:r>
            <w:r w:rsidRPr="00F859F5">
              <w:rPr>
                <w:rStyle w:val="af2"/>
                <w:noProof/>
              </w:rPr>
              <w:t xml:space="preserve">1.3 </w:t>
            </w:r>
            <w:r w:rsidRPr="00F859F5">
              <w:rPr>
                <w:rStyle w:val="af2"/>
                <w:noProof/>
              </w:rPr>
              <w:t>研究目标与内容</w:t>
            </w:r>
            <w:r>
              <w:rPr>
                <w:noProof/>
                <w:webHidden/>
              </w:rPr>
              <w:tab/>
            </w:r>
            <w:r>
              <w:rPr>
                <w:noProof/>
                <w:webHidden/>
              </w:rPr>
              <w:fldChar w:fldCharType="begin"/>
            </w:r>
            <w:r>
              <w:rPr>
                <w:noProof/>
                <w:webHidden/>
              </w:rPr>
              <w:instrText xml:space="preserve"> PAGEREF _Toc484097085 \h </w:instrText>
            </w:r>
          </w:ins>
          <w:r>
            <w:rPr>
              <w:noProof/>
              <w:webHidden/>
            </w:rPr>
          </w:r>
          <w:r>
            <w:rPr>
              <w:noProof/>
              <w:webHidden/>
            </w:rPr>
            <w:fldChar w:fldCharType="separate"/>
          </w:r>
          <w:r w:rsidR="00057756">
            <w:rPr>
              <w:noProof/>
              <w:webHidden/>
            </w:rPr>
            <w:t>2</w:t>
          </w:r>
          <w:ins w:id="32" w:author="Shaoyang Wang" w:date="2017-06-01T16:15:00Z">
            <w:r>
              <w:rPr>
                <w:noProof/>
                <w:webHidden/>
              </w:rPr>
              <w:fldChar w:fldCharType="end"/>
            </w:r>
            <w:r w:rsidRPr="00F859F5">
              <w:rPr>
                <w:rStyle w:val="af2"/>
                <w:noProof/>
              </w:rPr>
              <w:fldChar w:fldCharType="end"/>
            </w:r>
          </w:ins>
        </w:p>
        <w:p w14:paraId="7B445009" w14:textId="18AF4E4B" w:rsidR="0046767E" w:rsidRDefault="0046767E">
          <w:pPr>
            <w:pStyle w:val="31"/>
            <w:tabs>
              <w:tab w:val="right" w:leader="dot" w:pos="9061"/>
            </w:tabs>
            <w:rPr>
              <w:ins w:id="33" w:author="Shaoyang Wang" w:date="2017-06-01T16:15:00Z"/>
              <w:rFonts w:asciiTheme="minorHAnsi" w:eastAsiaTheme="minorEastAsia" w:hAnsiTheme="minorHAnsi" w:cstheme="minorBidi"/>
              <w:noProof/>
              <w:sz w:val="21"/>
              <w:szCs w:val="22"/>
            </w:rPr>
          </w:pPr>
          <w:ins w:id="34"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"_Toc484097086"</w:instrText>
            </w:r>
            <w:r w:rsidRPr="00F859F5">
              <w:rPr>
                <w:rStyle w:val="af2"/>
                <w:noProof/>
              </w:rPr>
              <w:instrText xml:space="preserve"> </w:instrText>
            </w:r>
            <w:r w:rsidRPr="00F859F5">
              <w:rPr>
                <w:rStyle w:val="af2"/>
                <w:noProof/>
              </w:rPr>
              <w:fldChar w:fldCharType="separate"/>
            </w:r>
            <w:r w:rsidRPr="00F859F5">
              <w:rPr>
                <w:rStyle w:val="af2"/>
                <w:noProof/>
              </w:rPr>
              <w:t xml:space="preserve">1.3.1 </w:t>
            </w:r>
            <w:r w:rsidRPr="00F859F5">
              <w:rPr>
                <w:rStyle w:val="af2"/>
                <w:noProof/>
              </w:rPr>
              <w:t>研究目标</w:t>
            </w:r>
            <w:r>
              <w:rPr>
                <w:noProof/>
                <w:webHidden/>
              </w:rPr>
              <w:tab/>
            </w:r>
            <w:r>
              <w:rPr>
                <w:noProof/>
                <w:webHidden/>
              </w:rPr>
              <w:fldChar w:fldCharType="begin"/>
            </w:r>
            <w:r>
              <w:rPr>
                <w:noProof/>
                <w:webHidden/>
              </w:rPr>
              <w:instrText xml:space="preserve"> PAGEREF _Toc484097086 \h </w:instrText>
            </w:r>
          </w:ins>
          <w:r>
            <w:rPr>
              <w:noProof/>
              <w:webHidden/>
            </w:rPr>
          </w:r>
          <w:r>
            <w:rPr>
              <w:noProof/>
              <w:webHidden/>
            </w:rPr>
            <w:fldChar w:fldCharType="separate"/>
          </w:r>
          <w:r w:rsidR="00057756">
            <w:rPr>
              <w:noProof/>
              <w:webHidden/>
            </w:rPr>
            <w:t>2</w:t>
          </w:r>
          <w:ins w:id="35" w:author="Shaoyang Wang" w:date="2017-06-01T16:15:00Z">
            <w:r>
              <w:rPr>
                <w:noProof/>
                <w:webHidden/>
              </w:rPr>
              <w:fldChar w:fldCharType="end"/>
            </w:r>
            <w:r w:rsidRPr="00F859F5">
              <w:rPr>
                <w:rStyle w:val="af2"/>
                <w:noProof/>
              </w:rPr>
              <w:fldChar w:fldCharType="end"/>
            </w:r>
          </w:ins>
        </w:p>
        <w:p w14:paraId="06BF5911" w14:textId="016FD07A" w:rsidR="0046767E" w:rsidRDefault="0046767E">
          <w:pPr>
            <w:pStyle w:val="31"/>
            <w:tabs>
              <w:tab w:val="right" w:leader="dot" w:pos="9061"/>
            </w:tabs>
            <w:rPr>
              <w:ins w:id="36" w:author="Shaoyang Wang" w:date="2017-06-01T16:15:00Z"/>
              <w:rFonts w:asciiTheme="minorHAnsi" w:eastAsiaTheme="minorEastAsia" w:hAnsiTheme="minorHAnsi" w:cstheme="minorBidi"/>
              <w:noProof/>
              <w:sz w:val="21"/>
              <w:szCs w:val="22"/>
            </w:rPr>
          </w:pPr>
          <w:ins w:id="37"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"_Toc484097087"</w:instrText>
            </w:r>
            <w:r w:rsidRPr="00F859F5">
              <w:rPr>
                <w:rStyle w:val="af2"/>
                <w:noProof/>
              </w:rPr>
              <w:instrText xml:space="preserve"> </w:instrText>
            </w:r>
            <w:r w:rsidRPr="00F859F5">
              <w:rPr>
                <w:rStyle w:val="af2"/>
                <w:noProof/>
              </w:rPr>
              <w:fldChar w:fldCharType="separate"/>
            </w:r>
            <w:r w:rsidRPr="00F859F5">
              <w:rPr>
                <w:rStyle w:val="af2"/>
                <w:noProof/>
              </w:rPr>
              <w:t xml:space="preserve">1.3.2 </w:t>
            </w:r>
            <w:r w:rsidRPr="00F859F5">
              <w:rPr>
                <w:rStyle w:val="af2"/>
                <w:noProof/>
              </w:rPr>
              <w:t>研究内容</w:t>
            </w:r>
            <w:r>
              <w:rPr>
                <w:noProof/>
                <w:webHidden/>
              </w:rPr>
              <w:tab/>
            </w:r>
            <w:r>
              <w:rPr>
                <w:noProof/>
                <w:webHidden/>
              </w:rPr>
              <w:fldChar w:fldCharType="begin"/>
            </w:r>
            <w:r>
              <w:rPr>
                <w:noProof/>
                <w:webHidden/>
              </w:rPr>
              <w:instrText xml:space="preserve"> PAGEREF _Toc484097087 \h </w:instrText>
            </w:r>
          </w:ins>
          <w:r>
            <w:rPr>
              <w:noProof/>
              <w:webHidden/>
            </w:rPr>
          </w:r>
          <w:r>
            <w:rPr>
              <w:noProof/>
              <w:webHidden/>
            </w:rPr>
            <w:fldChar w:fldCharType="separate"/>
          </w:r>
          <w:r w:rsidR="00057756">
            <w:rPr>
              <w:noProof/>
              <w:webHidden/>
            </w:rPr>
            <w:t>3</w:t>
          </w:r>
          <w:ins w:id="38" w:author="Shaoyang Wang" w:date="2017-06-01T16:15:00Z">
            <w:r>
              <w:rPr>
                <w:noProof/>
                <w:webHidden/>
              </w:rPr>
              <w:fldChar w:fldCharType="end"/>
            </w:r>
            <w:r w:rsidRPr="00F859F5">
              <w:rPr>
                <w:rStyle w:val="af2"/>
                <w:noProof/>
              </w:rPr>
              <w:fldChar w:fldCharType="end"/>
            </w:r>
          </w:ins>
        </w:p>
        <w:p w14:paraId="75C894F3" w14:textId="6C118264" w:rsidR="0046767E" w:rsidRDefault="0046767E">
          <w:pPr>
            <w:pStyle w:val="23"/>
            <w:tabs>
              <w:tab w:val="right" w:leader="dot" w:pos="9061"/>
            </w:tabs>
            <w:rPr>
              <w:ins w:id="39" w:author="Shaoyang Wang" w:date="2017-06-01T16:15:00Z"/>
              <w:rFonts w:asciiTheme="minorHAnsi" w:eastAsiaTheme="minorEastAsia" w:hAnsiTheme="minorHAnsi" w:cstheme="minorBidi"/>
              <w:noProof/>
              <w:sz w:val="21"/>
              <w:szCs w:val="22"/>
            </w:rPr>
          </w:pPr>
          <w:ins w:id="40"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"_Toc484097088"</w:instrText>
            </w:r>
            <w:r w:rsidRPr="00F859F5">
              <w:rPr>
                <w:rStyle w:val="af2"/>
                <w:noProof/>
              </w:rPr>
              <w:instrText xml:space="preserve"> </w:instrText>
            </w:r>
            <w:r w:rsidRPr="00F859F5">
              <w:rPr>
                <w:rStyle w:val="af2"/>
                <w:noProof/>
              </w:rPr>
              <w:fldChar w:fldCharType="separate"/>
            </w:r>
            <w:r w:rsidRPr="00F859F5">
              <w:rPr>
                <w:rStyle w:val="af2"/>
                <w:noProof/>
              </w:rPr>
              <w:t xml:space="preserve">1.4 </w:t>
            </w:r>
            <w:r w:rsidRPr="00F859F5">
              <w:rPr>
                <w:rStyle w:val="af2"/>
                <w:noProof/>
              </w:rPr>
              <w:t>论文结构</w:t>
            </w:r>
            <w:r>
              <w:rPr>
                <w:noProof/>
                <w:webHidden/>
              </w:rPr>
              <w:tab/>
            </w:r>
            <w:r>
              <w:rPr>
                <w:noProof/>
                <w:webHidden/>
              </w:rPr>
              <w:fldChar w:fldCharType="begin"/>
            </w:r>
            <w:r>
              <w:rPr>
                <w:noProof/>
                <w:webHidden/>
              </w:rPr>
              <w:instrText xml:space="preserve"> PAGEREF _Toc484097088 \h </w:instrText>
            </w:r>
          </w:ins>
          <w:r>
            <w:rPr>
              <w:noProof/>
              <w:webHidden/>
            </w:rPr>
          </w:r>
          <w:r>
            <w:rPr>
              <w:noProof/>
              <w:webHidden/>
            </w:rPr>
            <w:fldChar w:fldCharType="separate"/>
          </w:r>
          <w:r w:rsidR="00057756">
            <w:rPr>
              <w:noProof/>
              <w:webHidden/>
            </w:rPr>
            <w:t>4</w:t>
          </w:r>
          <w:ins w:id="41" w:author="Shaoyang Wang" w:date="2017-06-01T16:15:00Z">
            <w:r>
              <w:rPr>
                <w:noProof/>
                <w:webHidden/>
              </w:rPr>
              <w:fldChar w:fldCharType="end"/>
            </w:r>
            <w:r w:rsidRPr="00F859F5">
              <w:rPr>
                <w:rStyle w:val="af2"/>
                <w:noProof/>
              </w:rPr>
              <w:fldChar w:fldCharType="end"/>
            </w:r>
          </w:ins>
        </w:p>
        <w:p w14:paraId="2B071BD3" w14:textId="6039137B" w:rsidR="0046767E" w:rsidRDefault="0046767E">
          <w:pPr>
            <w:pStyle w:val="10"/>
            <w:tabs>
              <w:tab w:val="left" w:pos="397"/>
              <w:tab w:val="right" w:leader="dot" w:pos="9061"/>
            </w:tabs>
            <w:rPr>
              <w:ins w:id="42" w:author="Shaoyang Wang" w:date="2017-06-01T16:15:00Z"/>
              <w:rFonts w:asciiTheme="minorHAnsi" w:eastAsiaTheme="minorEastAsia" w:hAnsiTheme="minorHAnsi" w:cstheme="minorBidi"/>
              <w:noProof/>
              <w:sz w:val="21"/>
              <w:szCs w:val="22"/>
            </w:rPr>
          </w:pPr>
          <w:ins w:id="43"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"_Toc484097089"</w:instrText>
            </w:r>
            <w:r w:rsidRPr="00F859F5">
              <w:rPr>
                <w:rStyle w:val="af2"/>
                <w:noProof/>
              </w:rPr>
              <w:instrText xml:space="preserve"> </w:instrText>
            </w:r>
            <w:r w:rsidRPr="00F859F5">
              <w:rPr>
                <w:rStyle w:val="af2"/>
                <w:noProof/>
              </w:rPr>
              <w:fldChar w:fldCharType="separate"/>
            </w:r>
            <w:r w:rsidRPr="00F859F5">
              <w:rPr>
                <w:rStyle w:val="af2"/>
                <w:noProof/>
              </w:rPr>
              <w:t>2</w:t>
            </w:r>
            <w:r>
              <w:rPr>
                <w:rFonts w:asciiTheme="minorHAnsi" w:eastAsiaTheme="minorEastAsia" w:hAnsiTheme="minorHAnsi" w:cstheme="minorBidi"/>
                <w:noProof/>
                <w:sz w:val="21"/>
                <w:szCs w:val="22"/>
              </w:rPr>
              <w:tab/>
            </w:r>
            <w:r w:rsidRPr="00F859F5">
              <w:rPr>
                <w:rStyle w:val="af2"/>
                <w:noProof/>
              </w:rPr>
              <w:t>相关技术</w:t>
            </w:r>
            <w:r>
              <w:rPr>
                <w:noProof/>
                <w:webHidden/>
              </w:rPr>
              <w:tab/>
            </w:r>
            <w:r>
              <w:rPr>
                <w:noProof/>
                <w:webHidden/>
              </w:rPr>
              <w:fldChar w:fldCharType="begin"/>
            </w:r>
            <w:r>
              <w:rPr>
                <w:noProof/>
                <w:webHidden/>
              </w:rPr>
              <w:instrText xml:space="preserve"> PAGEREF _Toc484097089 \h </w:instrText>
            </w:r>
          </w:ins>
          <w:r>
            <w:rPr>
              <w:noProof/>
              <w:webHidden/>
            </w:rPr>
          </w:r>
          <w:r>
            <w:rPr>
              <w:noProof/>
              <w:webHidden/>
            </w:rPr>
            <w:fldChar w:fldCharType="separate"/>
          </w:r>
          <w:r w:rsidR="00057756">
            <w:rPr>
              <w:noProof/>
              <w:webHidden/>
            </w:rPr>
            <w:t>5</w:t>
          </w:r>
          <w:ins w:id="44" w:author="Shaoyang Wang" w:date="2017-06-01T16:15:00Z">
            <w:r>
              <w:rPr>
                <w:noProof/>
                <w:webHidden/>
              </w:rPr>
              <w:fldChar w:fldCharType="end"/>
            </w:r>
            <w:r w:rsidRPr="00F859F5">
              <w:rPr>
                <w:rStyle w:val="af2"/>
                <w:noProof/>
              </w:rPr>
              <w:fldChar w:fldCharType="end"/>
            </w:r>
          </w:ins>
        </w:p>
        <w:p w14:paraId="4AC336B5" w14:textId="77A0325D" w:rsidR="0046767E" w:rsidRDefault="0046767E">
          <w:pPr>
            <w:pStyle w:val="23"/>
            <w:tabs>
              <w:tab w:val="right" w:leader="dot" w:pos="9061"/>
            </w:tabs>
            <w:rPr>
              <w:ins w:id="45" w:author="Shaoyang Wang" w:date="2017-06-01T16:15:00Z"/>
              <w:rFonts w:asciiTheme="minorHAnsi" w:eastAsiaTheme="minorEastAsia" w:hAnsiTheme="minorHAnsi" w:cstheme="minorBidi"/>
              <w:noProof/>
              <w:sz w:val="21"/>
              <w:szCs w:val="22"/>
            </w:rPr>
          </w:pPr>
          <w:ins w:id="46"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"_Toc484097090"</w:instrText>
            </w:r>
            <w:r w:rsidRPr="00F859F5">
              <w:rPr>
                <w:rStyle w:val="af2"/>
                <w:noProof/>
              </w:rPr>
              <w:instrText xml:space="preserve"> </w:instrText>
            </w:r>
            <w:r w:rsidRPr="00F859F5">
              <w:rPr>
                <w:rStyle w:val="af2"/>
                <w:noProof/>
              </w:rPr>
              <w:fldChar w:fldCharType="separate"/>
            </w:r>
            <w:r w:rsidRPr="00F859F5">
              <w:rPr>
                <w:rStyle w:val="af2"/>
                <w:noProof/>
              </w:rPr>
              <w:t xml:space="preserve">2.1 </w:t>
            </w:r>
            <w:r w:rsidRPr="00F859F5">
              <w:rPr>
                <w:rStyle w:val="af2"/>
                <w:noProof/>
              </w:rPr>
              <w:t>遗传算法</w:t>
            </w:r>
            <w:r>
              <w:rPr>
                <w:noProof/>
                <w:webHidden/>
              </w:rPr>
              <w:tab/>
            </w:r>
            <w:r>
              <w:rPr>
                <w:noProof/>
                <w:webHidden/>
              </w:rPr>
              <w:fldChar w:fldCharType="begin"/>
            </w:r>
            <w:r>
              <w:rPr>
                <w:noProof/>
                <w:webHidden/>
              </w:rPr>
              <w:instrText xml:space="preserve"> PAGEREF _Toc484097090 \h </w:instrText>
            </w:r>
          </w:ins>
          <w:r>
            <w:rPr>
              <w:noProof/>
              <w:webHidden/>
            </w:rPr>
          </w:r>
          <w:r>
            <w:rPr>
              <w:noProof/>
              <w:webHidden/>
            </w:rPr>
            <w:fldChar w:fldCharType="separate"/>
          </w:r>
          <w:r w:rsidR="00057756">
            <w:rPr>
              <w:noProof/>
              <w:webHidden/>
            </w:rPr>
            <w:t>5</w:t>
          </w:r>
          <w:ins w:id="47" w:author="Shaoyang Wang" w:date="2017-06-01T16:15:00Z">
            <w:r>
              <w:rPr>
                <w:noProof/>
                <w:webHidden/>
              </w:rPr>
              <w:fldChar w:fldCharType="end"/>
            </w:r>
            <w:r w:rsidRPr="00F859F5">
              <w:rPr>
                <w:rStyle w:val="af2"/>
                <w:noProof/>
              </w:rPr>
              <w:fldChar w:fldCharType="end"/>
            </w:r>
          </w:ins>
        </w:p>
        <w:p w14:paraId="3E169B6A" w14:textId="743AC43D" w:rsidR="0046767E" w:rsidRDefault="0046767E">
          <w:pPr>
            <w:pStyle w:val="23"/>
            <w:tabs>
              <w:tab w:val="right" w:leader="dot" w:pos="9061"/>
            </w:tabs>
            <w:rPr>
              <w:ins w:id="48" w:author="Shaoyang Wang" w:date="2017-06-01T16:15:00Z"/>
              <w:rFonts w:asciiTheme="minorHAnsi" w:eastAsiaTheme="minorEastAsia" w:hAnsiTheme="minorHAnsi" w:cstheme="minorBidi"/>
              <w:noProof/>
              <w:sz w:val="21"/>
              <w:szCs w:val="22"/>
            </w:rPr>
          </w:pPr>
          <w:ins w:id="49"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"_Toc484097091"</w:instrText>
            </w:r>
            <w:r w:rsidRPr="00F859F5">
              <w:rPr>
                <w:rStyle w:val="af2"/>
                <w:noProof/>
              </w:rPr>
              <w:instrText xml:space="preserve"> </w:instrText>
            </w:r>
            <w:r w:rsidRPr="00F859F5">
              <w:rPr>
                <w:rStyle w:val="af2"/>
                <w:noProof/>
              </w:rPr>
              <w:fldChar w:fldCharType="separate"/>
            </w:r>
            <w:r w:rsidRPr="00F859F5">
              <w:rPr>
                <w:rStyle w:val="af2"/>
                <w:noProof/>
              </w:rPr>
              <w:t xml:space="preserve">2.2 </w:t>
            </w:r>
            <w:r w:rsidRPr="00F859F5">
              <w:rPr>
                <w:rStyle w:val="af2"/>
                <w:noProof/>
              </w:rPr>
              <w:t>人工神经网络</w:t>
            </w:r>
            <w:r>
              <w:rPr>
                <w:noProof/>
                <w:webHidden/>
              </w:rPr>
              <w:tab/>
            </w:r>
            <w:r>
              <w:rPr>
                <w:noProof/>
                <w:webHidden/>
              </w:rPr>
              <w:fldChar w:fldCharType="begin"/>
            </w:r>
            <w:r>
              <w:rPr>
                <w:noProof/>
                <w:webHidden/>
              </w:rPr>
              <w:instrText xml:space="preserve"> PAGEREF _Toc484097091 \h </w:instrText>
            </w:r>
          </w:ins>
          <w:r>
            <w:rPr>
              <w:noProof/>
              <w:webHidden/>
            </w:rPr>
          </w:r>
          <w:r>
            <w:rPr>
              <w:noProof/>
              <w:webHidden/>
            </w:rPr>
            <w:fldChar w:fldCharType="separate"/>
          </w:r>
          <w:r w:rsidR="00057756">
            <w:rPr>
              <w:noProof/>
              <w:webHidden/>
            </w:rPr>
            <w:t>6</w:t>
          </w:r>
          <w:ins w:id="50" w:author="Shaoyang Wang" w:date="2017-06-01T16:15:00Z">
            <w:r>
              <w:rPr>
                <w:noProof/>
                <w:webHidden/>
              </w:rPr>
              <w:fldChar w:fldCharType="end"/>
            </w:r>
            <w:r w:rsidRPr="00F859F5">
              <w:rPr>
                <w:rStyle w:val="af2"/>
                <w:noProof/>
              </w:rPr>
              <w:fldChar w:fldCharType="end"/>
            </w:r>
          </w:ins>
        </w:p>
        <w:p w14:paraId="04550D4D" w14:textId="1B83E30D" w:rsidR="0046767E" w:rsidRDefault="0046767E">
          <w:pPr>
            <w:pStyle w:val="31"/>
            <w:tabs>
              <w:tab w:val="right" w:leader="dot" w:pos="9061"/>
            </w:tabs>
            <w:rPr>
              <w:ins w:id="51" w:author="Shaoyang Wang" w:date="2017-06-01T16:15:00Z"/>
              <w:rFonts w:asciiTheme="minorHAnsi" w:eastAsiaTheme="minorEastAsia" w:hAnsiTheme="minorHAnsi" w:cstheme="minorBidi"/>
              <w:noProof/>
              <w:sz w:val="21"/>
              <w:szCs w:val="22"/>
            </w:rPr>
          </w:pPr>
          <w:ins w:id="52"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"_Toc484097092"</w:instrText>
            </w:r>
            <w:r w:rsidRPr="00F859F5">
              <w:rPr>
                <w:rStyle w:val="af2"/>
                <w:noProof/>
              </w:rPr>
              <w:instrText xml:space="preserve"> </w:instrText>
            </w:r>
            <w:r w:rsidRPr="00F859F5">
              <w:rPr>
                <w:rStyle w:val="af2"/>
                <w:noProof/>
              </w:rPr>
              <w:fldChar w:fldCharType="separate"/>
            </w:r>
            <w:r w:rsidRPr="00F859F5">
              <w:rPr>
                <w:rStyle w:val="af2"/>
                <w:noProof/>
              </w:rPr>
              <w:t>2.2.1 Theano</w:t>
            </w:r>
            <w:r>
              <w:rPr>
                <w:noProof/>
                <w:webHidden/>
              </w:rPr>
              <w:tab/>
            </w:r>
            <w:r>
              <w:rPr>
                <w:noProof/>
                <w:webHidden/>
              </w:rPr>
              <w:fldChar w:fldCharType="begin"/>
            </w:r>
            <w:r>
              <w:rPr>
                <w:noProof/>
                <w:webHidden/>
              </w:rPr>
              <w:instrText xml:space="preserve"> PAGEREF _Toc484097092 \h </w:instrText>
            </w:r>
          </w:ins>
          <w:r>
            <w:rPr>
              <w:noProof/>
              <w:webHidden/>
            </w:rPr>
          </w:r>
          <w:r>
            <w:rPr>
              <w:noProof/>
              <w:webHidden/>
            </w:rPr>
            <w:fldChar w:fldCharType="separate"/>
          </w:r>
          <w:r w:rsidR="00057756">
            <w:rPr>
              <w:noProof/>
              <w:webHidden/>
            </w:rPr>
            <w:t>7</w:t>
          </w:r>
          <w:ins w:id="53" w:author="Shaoyang Wang" w:date="2017-06-01T16:15:00Z">
            <w:r>
              <w:rPr>
                <w:noProof/>
                <w:webHidden/>
              </w:rPr>
              <w:fldChar w:fldCharType="end"/>
            </w:r>
            <w:r w:rsidRPr="00F859F5">
              <w:rPr>
                <w:rStyle w:val="af2"/>
                <w:noProof/>
              </w:rPr>
              <w:fldChar w:fldCharType="end"/>
            </w:r>
          </w:ins>
        </w:p>
        <w:p w14:paraId="4DEBE3A4" w14:textId="734B9265" w:rsidR="0046767E" w:rsidRDefault="0046767E">
          <w:pPr>
            <w:pStyle w:val="31"/>
            <w:tabs>
              <w:tab w:val="right" w:leader="dot" w:pos="9061"/>
            </w:tabs>
            <w:rPr>
              <w:ins w:id="54" w:author="Shaoyang Wang" w:date="2017-06-01T16:15:00Z"/>
              <w:rFonts w:asciiTheme="minorHAnsi" w:eastAsiaTheme="minorEastAsia" w:hAnsiTheme="minorHAnsi" w:cstheme="minorBidi"/>
              <w:noProof/>
              <w:sz w:val="21"/>
              <w:szCs w:val="22"/>
            </w:rPr>
          </w:pPr>
          <w:ins w:id="55"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"_Toc484097093"</w:instrText>
            </w:r>
            <w:r w:rsidRPr="00F859F5">
              <w:rPr>
                <w:rStyle w:val="af2"/>
                <w:noProof/>
              </w:rPr>
              <w:instrText xml:space="preserve"> </w:instrText>
            </w:r>
            <w:r w:rsidRPr="00F859F5">
              <w:rPr>
                <w:rStyle w:val="af2"/>
                <w:noProof/>
              </w:rPr>
              <w:fldChar w:fldCharType="separate"/>
            </w:r>
            <w:r w:rsidRPr="00F859F5">
              <w:rPr>
                <w:rStyle w:val="af2"/>
                <w:noProof/>
              </w:rPr>
              <w:t>2.2.2 Keras</w:t>
            </w:r>
            <w:r>
              <w:rPr>
                <w:noProof/>
                <w:webHidden/>
              </w:rPr>
              <w:tab/>
            </w:r>
            <w:r>
              <w:rPr>
                <w:noProof/>
                <w:webHidden/>
              </w:rPr>
              <w:fldChar w:fldCharType="begin"/>
            </w:r>
            <w:r>
              <w:rPr>
                <w:noProof/>
                <w:webHidden/>
              </w:rPr>
              <w:instrText xml:space="preserve"> PAGEREF _Toc484097093 \h </w:instrText>
            </w:r>
          </w:ins>
          <w:r>
            <w:rPr>
              <w:noProof/>
              <w:webHidden/>
            </w:rPr>
          </w:r>
          <w:r>
            <w:rPr>
              <w:noProof/>
              <w:webHidden/>
            </w:rPr>
            <w:fldChar w:fldCharType="separate"/>
          </w:r>
          <w:r w:rsidR="00057756">
            <w:rPr>
              <w:noProof/>
              <w:webHidden/>
            </w:rPr>
            <w:t>7</w:t>
          </w:r>
          <w:ins w:id="56" w:author="Shaoyang Wang" w:date="2017-06-01T16:15:00Z">
            <w:r>
              <w:rPr>
                <w:noProof/>
                <w:webHidden/>
              </w:rPr>
              <w:fldChar w:fldCharType="end"/>
            </w:r>
            <w:r w:rsidRPr="00F859F5">
              <w:rPr>
                <w:rStyle w:val="af2"/>
                <w:noProof/>
              </w:rPr>
              <w:fldChar w:fldCharType="end"/>
            </w:r>
          </w:ins>
        </w:p>
        <w:p w14:paraId="6D88EBE8" w14:textId="5CDBA9AB" w:rsidR="0046767E" w:rsidRDefault="0046767E">
          <w:pPr>
            <w:pStyle w:val="23"/>
            <w:tabs>
              <w:tab w:val="right" w:leader="dot" w:pos="9061"/>
            </w:tabs>
            <w:rPr>
              <w:ins w:id="57" w:author="Shaoyang Wang" w:date="2017-06-01T16:15:00Z"/>
              <w:rFonts w:asciiTheme="minorHAnsi" w:eastAsiaTheme="minorEastAsia" w:hAnsiTheme="minorHAnsi" w:cstheme="minorBidi"/>
              <w:noProof/>
              <w:sz w:val="21"/>
              <w:szCs w:val="22"/>
            </w:rPr>
          </w:pPr>
          <w:ins w:id="58"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"_Toc484097094"</w:instrText>
            </w:r>
            <w:r w:rsidRPr="00F859F5">
              <w:rPr>
                <w:rStyle w:val="af2"/>
                <w:noProof/>
              </w:rPr>
              <w:instrText xml:space="preserve"> </w:instrText>
            </w:r>
            <w:r w:rsidRPr="00F859F5">
              <w:rPr>
                <w:rStyle w:val="af2"/>
                <w:noProof/>
              </w:rPr>
              <w:fldChar w:fldCharType="separate"/>
            </w:r>
            <w:r w:rsidRPr="00F859F5">
              <w:rPr>
                <w:rStyle w:val="af2"/>
                <w:noProof/>
              </w:rPr>
              <w:t>2.3 GPGPU</w:t>
            </w:r>
            <w:r w:rsidRPr="00F859F5">
              <w:rPr>
                <w:rStyle w:val="af2"/>
                <w:noProof/>
              </w:rPr>
              <w:t>并行计算</w:t>
            </w:r>
            <w:r>
              <w:rPr>
                <w:noProof/>
                <w:webHidden/>
              </w:rPr>
              <w:tab/>
            </w:r>
            <w:r>
              <w:rPr>
                <w:noProof/>
                <w:webHidden/>
              </w:rPr>
              <w:fldChar w:fldCharType="begin"/>
            </w:r>
            <w:r>
              <w:rPr>
                <w:noProof/>
                <w:webHidden/>
              </w:rPr>
              <w:instrText xml:space="preserve"> PAGEREF _Toc484097094 \h </w:instrText>
            </w:r>
          </w:ins>
          <w:r>
            <w:rPr>
              <w:noProof/>
              <w:webHidden/>
            </w:rPr>
          </w:r>
          <w:r>
            <w:rPr>
              <w:noProof/>
              <w:webHidden/>
            </w:rPr>
            <w:fldChar w:fldCharType="separate"/>
          </w:r>
          <w:r w:rsidR="00057756">
            <w:rPr>
              <w:noProof/>
              <w:webHidden/>
            </w:rPr>
            <w:t>8</w:t>
          </w:r>
          <w:ins w:id="59" w:author="Shaoyang Wang" w:date="2017-06-01T16:15:00Z">
            <w:r>
              <w:rPr>
                <w:noProof/>
                <w:webHidden/>
              </w:rPr>
              <w:fldChar w:fldCharType="end"/>
            </w:r>
            <w:r w:rsidRPr="00F859F5">
              <w:rPr>
                <w:rStyle w:val="af2"/>
                <w:noProof/>
              </w:rPr>
              <w:fldChar w:fldCharType="end"/>
            </w:r>
          </w:ins>
        </w:p>
        <w:p w14:paraId="38CF219C" w14:textId="5C8050F5" w:rsidR="0046767E" w:rsidRDefault="0046767E">
          <w:pPr>
            <w:pStyle w:val="31"/>
            <w:tabs>
              <w:tab w:val="right" w:leader="dot" w:pos="9061"/>
            </w:tabs>
            <w:rPr>
              <w:ins w:id="60" w:author="Shaoyang Wang" w:date="2017-06-01T16:15:00Z"/>
              <w:rFonts w:asciiTheme="minorHAnsi" w:eastAsiaTheme="minorEastAsia" w:hAnsiTheme="minorHAnsi" w:cstheme="minorBidi"/>
              <w:noProof/>
              <w:sz w:val="21"/>
              <w:szCs w:val="22"/>
            </w:rPr>
          </w:pPr>
          <w:ins w:id="61"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"_Toc484097095"</w:instrText>
            </w:r>
            <w:r w:rsidRPr="00F859F5">
              <w:rPr>
                <w:rStyle w:val="af2"/>
                <w:noProof/>
              </w:rPr>
              <w:instrText xml:space="preserve"> </w:instrText>
            </w:r>
            <w:r w:rsidRPr="00F859F5">
              <w:rPr>
                <w:rStyle w:val="af2"/>
                <w:noProof/>
              </w:rPr>
              <w:fldChar w:fldCharType="separate"/>
            </w:r>
            <w:r w:rsidRPr="00F859F5">
              <w:rPr>
                <w:rStyle w:val="af2"/>
                <w:noProof/>
              </w:rPr>
              <w:t>2.3.1 CUDA</w:t>
            </w:r>
            <w:r>
              <w:rPr>
                <w:noProof/>
                <w:webHidden/>
              </w:rPr>
              <w:tab/>
            </w:r>
            <w:r>
              <w:rPr>
                <w:noProof/>
                <w:webHidden/>
              </w:rPr>
              <w:fldChar w:fldCharType="begin"/>
            </w:r>
            <w:r>
              <w:rPr>
                <w:noProof/>
                <w:webHidden/>
              </w:rPr>
              <w:instrText xml:space="preserve"> PAGEREF _Toc484097095 \h </w:instrText>
            </w:r>
          </w:ins>
          <w:r>
            <w:rPr>
              <w:noProof/>
              <w:webHidden/>
            </w:rPr>
          </w:r>
          <w:r>
            <w:rPr>
              <w:noProof/>
              <w:webHidden/>
            </w:rPr>
            <w:fldChar w:fldCharType="separate"/>
          </w:r>
          <w:r w:rsidR="00057756">
            <w:rPr>
              <w:noProof/>
              <w:webHidden/>
            </w:rPr>
            <w:t>9</w:t>
          </w:r>
          <w:ins w:id="62" w:author="Shaoyang Wang" w:date="2017-06-01T16:15:00Z">
            <w:r>
              <w:rPr>
                <w:noProof/>
                <w:webHidden/>
              </w:rPr>
              <w:fldChar w:fldCharType="end"/>
            </w:r>
            <w:r w:rsidRPr="00F859F5">
              <w:rPr>
                <w:rStyle w:val="af2"/>
                <w:noProof/>
              </w:rPr>
              <w:fldChar w:fldCharType="end"/>
            </w:r>
          </w:ins>
        </w:p>
        <w:p w14:paraId="7D494119" w14:textId="637A0ED8" w:rsidR="0046767E" w:rsidRDefault="0046767E">
          <w:pPr>
            <w:pStyle w:val="31"/>
            <w:tabs>
              <w:tab w:val="right" w:leader="dot" w:pos="9061"/>
            </w:tabs>
            <w:rPr>
              <w:ins w:id="63" w:author="Shaoyang Wang" w:date="2017-06-01T16:15:00Z"/>
              <w:rFonts w:asciiTheme="minorHAnsi" w:eastAsiaTheme="minorEastAsia" w:hAnsiTheme="minorHAnsi" w:cstheme="minorBidi"/>
              <w:noProof/>
              <w:sz w:val="21"/>
              <w:szCs w:val="22"/>
            </w:rPr>
          </w:pPr>
          <w:ins w:id="64"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"_Toc484097096"</w:instrText>
            </w:r>
            <w:r w:rsidRPr="00F859F5">
              <w:rPr>
                <w:rStyle w:val="af2"/>
                <w:noProof/>
              </w:rPr>
              <w:instrText xml:space="preserve"> </w:instrText>
            </w:r>
            <w:r w:rsidRPr="00F859F5">
              <w:rPr>
                <w:rStyle w:val="af2"/>
                <w:noProof/>
              </w:rPr>
              <w:fldChar w:fldCharType="separate"/>
            </w:r>
            <w:r w:rsidRPr="00F859F5">
              <w:rPr>
                <w:rStyle w:val="af2"/>
                <w:noProof/>
              </w:rPr>
              <w:t>2.3.2 PyCUDA</w:t>
            </w:r>
            <w:r>
              <w:rPr>
                <w:noProof/>
                <w:webHidden/>
              </w:rPr>
              <w:tab/>
            </w:r>
            <w:r>
              <w:rPr>
                <w:noProof/>
                <w:webHidden/>
              </w:rPr>
              <w:fldChar w:fldCharType="begin"/>
            </w:r>
            <w:r>
              <w:rPr>
                <w:noProof/>
                <w:webHidden/>
              </w:rPr>
              <w:instrText xml:space="preserve"> PAGEREF _Toc484097096 \h </w:instrText>
            </w:r>
          </w:ins>
          <w:r>
            <w:rPr>
              <w:noProof/>
              <w:webHidden/>
            </w:rPr>
          </w:r>
          <w:r>
            <w:rPr>
              <w:noProof/>
              <w:webHidden/>
            </w:rPr>
            <w:fldChar w:fldCharType="separate"/>
          </w:r>
          <w:r w:rsidR="00057756">
            <w:rPr>
              <w:noProof/>
              <w:webHidden/>
            </w:rPr>
            <w:t>10</w:t>
          </w:r>
          <w:ins w:id="65" w:author="Shaoyang Wang" w:date="2017-06-01T16:15:00Z">
            <w:r>
              <w:rPr>
                <w:noProof/>
                <w:webHidden/>
              </w:rPr>
              <w:fldChar w:fldCharType="end"/>
            </w:r>
            <w:r w:rsidRPr="00F859F5">
              <w:rPr>
                <w:rStyle w:val="af2"/>
                <w:noProof/>
              </w:rPr>
              <w:fldChar w:fldCharType="end"/>
            </w:r>
          </w:ins>
        </w:p>
        <w:p w14:paraId="7E535DB4" w14:textId="5F4241D8" w:rsidR="0046767E" w:rsidRDefault="0046767E">
          <w:pPr>
            <w:pStyle w:val="10"/>
            <w:tabs>
              <w:tab w:val="left" w:pos="397"/>
              <w:tab w:val="right" w:leader="dot" w:pos="9061"/>
            </w:tabs>
            <w:rPr>
              <w:ins w:id="66" w:author="Shaoyang Wang" w:date="2017-06-01T16:15:00Z"/>
              <w:rFonts w:asciiTheme="minorHAnsi" w:eastAsiaTheme="minorEastAsia" w:hAnsiTheme="minorHAnsi" w:cstheme="minorBidi"/>
              <w:noProof/>
              <w:sz w:val="21"/>
              <w:szCs w:val="22"/>
            </w:rPr>
          </w:pPr>
          <w:ins w:id="67"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"_Toc484097097"</w:instrText>
            </w:r>
            <w:r w:rsidRPr="00F859F5">
              <w:rPr>
                <w:rStyle w:val="af2"/>
                <w:noProof/>
              </w:rPr>
              <w:instrText xml:space="preserve"> </w:instrText>
            </w:r>
            <w:r w:rsidRPr="00F859F5">
              <w:rPr>
                <w:rStyle w:val="af2"/>
                <w:noProof/>
              </w:rPr>
              <w:fldChar w:fldCharType="separate"/>
            </w:r>
            <w:r w:rsidRPr="00F859F5">
              <w:rPr>
                <w:rStyle w:val="af2"/>
                <w:noProof/>
              </w:rPr>
              <w:t>3</w:t>
            </w:r>
            <w:r>
              <w:rPr>
                <w:rFonts w:asciiTheme="minorHAnsi" w:eastAsiaTheme="minorEastAsia" w:hAnsiTheme="minorHAnsi" w:cstheme="minorBidi"/>
                <w:noProof/>
                <w:sz w:val="21"/>
                <w:szCs w:val="22"/>
              </w:rPr>
              <w:tab/>
            </w:r>
            <w:r w:rsidRPr="00F859F5">
              <w:rPr>
                <w:rStyle w:val="af2"/>
                <w:noProof/>
              </w:rPr>
              <w:t>算法设计</w:t>
            </w:r>
            <w:r>
              <w:rPr>
                <w:noProof/>
                <w:webHidden/>
              </w:rPr>
              <w:tab/>
            </w:r>
            <w:r>
              <w:rPr>
                <w:noProof/>
                <w:webHidden/>
              </w:rPr>
              <w:fldChar w:fldCharType="begin"/>
            </w:r>
            <w:r>
              <w:rPr>
                <w:noProof/>
                <w:webHidden/>
              </w:rPr>
              <w:instrText xml:space="preserve"> PAGEREF _Toc484097097 \h </w:instrText>
            </w:r>
          </w:ins>
          <w:r>
            <w:rPr>
              <w:noProof/>
              <w:webHidden/>
            </w:rPr>
          </w:r>
          <w:r>
            <w:rPr>
              <w:noProof/>
              <w:webHidden/>
            </w:rPr>
            <w:fldChar w:fldCharType="separate"/>
          </w:r>
          <w:r w:rsidR="00057756">
            <w:rPr>
              <w:noProof/>
              <w:webHidden/>
            </w:rPr>
            <w:t>11</w:t>
          </w:r>
          <w:ins w:id="68" w:author="Shaoyang Wang" w:date="2017-06-01T16:15:00Z">
            <w:r>
              <w:rPr>
                <w:noProof/>
                <w:webHidden/>
              </w:rPr>
              <w:fldChar w:fldCharType="end"/>
            </w:r>
            <w:r w:rsidRPr="00F859F5">
              <w:rPr>
                <w:rStyle w:val="af2"/>
                <w:noProof/>
              </w:rPr>
              <w:fldChar w:fldCharType="end"/>
            </w:r>
          </w:ins>
        </w:p>
        <w:p w14:paraId="5F3ECBE2" w14:textId="68F41A09" w:rsidR="0046767E" w:rsidRDefault="0046767E">
          <w:pPr>
            <w:pStyle w:val="23"/>
            <w:tabs>
              <w:tab w:val="right" w:leader="dot" w:pos="9061"/>
            </w:tabs>
            <w:rPr>
              <w:ins w:id="69" w:author="Shaoyang Wang" w:date="2017-06-01T16:15:00Z"/>
              <w:rFonts w:asciiTheme="minorHAnsi" w:eastAsiaTheme="minorEastAsia" w:hAnsiTheme="minorHAnsi" w:cstheme="minorBidi"/>
              <w:noProof/>
              <w:sz w:val="21"/>
              <w:szCs w:val="22"/>
            </w:rPr>
          </w:pPr>
          <w:ins w:id="70"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"_Toc484097098"</w:instrText>
            </w:r>
            <w:r w:rsidRPr="00F859F5">
              <w:rPr>
                <w:rStyle w:val="af2"/>
                <w:noProof/>
              </w:rPr>
              <w:instrText xml:space="preserve"> </w:instrText>
            </w:r>
            <w:r w:rsidRPr="00F859F5">
              <w:rPr>
                <w:rStyle w:val="af2"/>
                <w:noProof/>
              </w:rPr>
              <w:fldChar w:fldCharType="separate"/>
            </w:r>
            <w:r w:rsidRPr="00F859F5">
              <w:rPr>
                <w:rStyle w:val="af2"/>
                <w:noProof/>
              </w:rPr>
              <w:t xml:space="preserve">3.1 </w:t>
            </w:r>
            <w:r w:rsidRPr="00F859F5">
              <w:rPr>
                <w:rStyle w:val="af2"/>
                <w:noProof/>
              </w:rPr>
              <w:t>问题定义</w:t>
            </w:r>
            <w:r>
              <w:rPr>
                <w:noProof/>
                <w:webHidden/>
              </w:rPr>
              <w:tab/>
            </w:r>
            <w:r>
              <w:rPr>
                <w:noProof/>
                <w:webHidden/>
              </w:rPr>
              <w:fldChar w:fldCharType="begin"/>
            </w:r>
            <w:r>
              <w:rPr>
                <w:noProof/>
                <w:webHidden/>
              </w:rPr>
              <w:instrText xml:space="preserve"> PAGEREF _Toc484097098 \h </w:instrText>
            </w:r>
          </w:ins>
          <w:r>
            <w:rPr>
              <w:noProof/>
              <w:webHidden/>
            </w:rPr>
          </w:r>
          <w:r>
            <w:rPr>
              <w:noProof/>
              <w:webHidden/>
            </w:rPr>
            <w:fldChar w:fldCharType="separate"/>
          </w:r>
          <w:r w:rsidR="00057756">
            <w:rPr>
              <w:noProof/>
              <w:webHidden/>
            </w:rPr>
            <w:t>11</w:t>
          </w:r>
          <w:ins w:id="71" w:author="Shaoyang Wang" w:date="2017-06-01T16:15:00Z">
            <w:r>
              <w:rPr>
                <w:noProof/>
                <w:webHidden/>
              </w:rPr>
              <w:fldChar w:fldCharType="end"/>
            </w:r>
            <w:r w:rsidRPr="00F859F5">
              <w:rPr>
                <w:rStyle w:val="af2"/>
                <w:noProof/>
              </w:rPr>
              <w:fldChar w:fldCharType="end"/>
            </w:r>
          </w:ins>
        </w:p>
        <w:p w14:paraId="072082EF" w14:textId="1382C85C" w:rsidR="0046767E" w:rsidRDefault="0046767E">
          <w:pPr>
            <w:pStyle w:val="31"/>
            <w:tabs>
              <w:tab w:val="right" w:leader="dot" w:pos="9061"/>
            </w:tabs>
            <w:rPr>
              <w:ins w:id="72" w:author="Shaoyang Wang" w:date="2017-06-01T16:15:00Z"/>
              <w:rFonts w:asciiTheme="minorHAnsi" w:eastAsiaTheme="minorEastAsia" w:hAnsiTheme="minorHAnsi" w:cstheme="minorBidi"/>
              <w:noProof/>
              <w:sz w:val="21"/>
              <w:szCs w:val="22"/>
            </w:rPr>
          </w:pPr>
          <w:ins w:id="73"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"_Toc484097099"</w:instrText>
            </w:r>
            <w:r w:rsidRPr="00F859F5">
              <w:rPr>
                <w:rStyle w:val="af2"/>
                <w:noProof/>
              </w:rPr>
              <w:instrText xml:space="preserve"> </w:instrText>
            </w:r>
            <w:r w:rsidRPr="00F859F5">
              <w:rPr>
                <w:rStyle w:val="af2"/>
                <w:noProof/>
              </w:rPr>
              <w:fldChar w:fldCharType="separate"/>
            </w:r>
            <w:r w:rsidRPr="00F859F5">
              <w:rPr>
                <w:rStyle w:val="af2"/>
                <w:noProof/>
              </w:rPr>
              <w:t xml:space="preserve">3.1.1 </w:t>
            </w:r>
            <w:r w:rsidRPr="00F859F5">
              <w:rPr>
                <w:rStyle w:val="af2"/>
                <w:noProof/>
              </w:rPr>
              <w:t>问题描述</w:t>
            </w:r>
            <w:r>
              <w:rPr>
                <w:noProof/>
                <w:webHidden/>
              </w:rPr>
              <w:tab/>
            </w:r>
            <w:r>
              <w:rPr>
                <w:noProof/>
                <w:webHidden/>
              </w:rPr>
              <w:fldChar w:fldCharType="begin"/>
            </w:r>
            <w:r>
              <w:rPr>
                <w:noProof/>
                <w:webHidden/>
              </w:rPr>
              <w:instrText xml:space="preserve"> PAGEREF _Toc484097099 \h </w:instrText>
            </w:r>
          </w:ins>
          <w:r>
            <w:rPr>
              <w:noProof/>
              <w:webHidden/>
            </w:rPr>
          </w:r>
          <w:r>
            <w:rPr>
              <w:noProof/>
              <w:webHidden/>
            </w:rPr>
            <w:fldChar w:fldCharType="separate"/>
          </w:r>
          <w:r w:rsidR="00057756">
            <w:rPr>
              <w:noProof/>
              <w:webHidden/>
            </w:rPr>
            <w:t>11</w:t>
          </w:r>
          <w:ins w:id="74" w:author="Shaoyang Wang" w:date="2017-06-01T16:15:00Z">
            <w:r>
              <w:rPr>
                <w:noProof/>
                <w:webHidden/>
              </w:rPr>
              <w:fldChar w:fldCharType="end"/>
            </w:r>
            <w:r w:rsidRPr="00F859F5">
              <w:rPr>
                <w:rStyle w:val="af2"/>
                <w:noProof/>
              </w:rPr>
              <w:fldChar w:fldCharType="end"/>
            </w:r>
          </w:ins>
        </w:p>
        <w:p w14:paraId="054BB889" w14:textId="79C6DAA3" w:rsidR="0046767E" w:rsidRDefault="0046767E">
          <w:pPr>
            <w:pStyle w:val="31"/>
            <w:tabs>
              <w:tab w:val="right" w:leader="dot" w:pos="9061"/>
            </w:tabs>
            <w:rPr>
              <w:ins w:id="75" w:author="Shaoyang Wang" w:date="2017-06-01T16:15:00Z"/>
              <w:rFonts w:asciiTheme="minorHAnsi" w:eastAsiaTheme="minorEastAsia" w:hAnsiTheme="minorHAnsi" w:cstheme="minorBidi"/>
              <w:noProof/>
              <w:sz w:val="21"/>
              <w:szCs w:val="22"/>
            </w:rPr>
          </w:pPr>
          <w:ins w:id="76"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"_Toc484097100"</w:instrText>
            </w:r>
            <w:r w:rsidRPr="00F859F5">
              <w:rPr>
                <w:rStyle w:val="af2"/>
                <w:noProof/>
              </w:rPr>
              <w:instrText xml:space="preserve"> </w:instrText>
            </w:r>
            <w:r w:rsidRPr="00F859F5">
              <w:rPr>
                <w:rStyle w:val="af2"/>
                <w:noProof/>
              </w:rPr>
              <w:fldChar w:fldCharType="separate"/>
            </w:r>
            <w:r w:rsidRPr="00F859F5">
              <w:rPr>
                <w:rStyle w:val="af2"/>
                <w:noProof/>
              </w:rPr>
              <w:t xml:space="preserve">3.1.2 </w:t>
            </w:r>
            <w:r w:rsidRPr="00F859F5">
              <w:rPr>
                <w:rStyle w:val="af2"/>
                <w:noProof/>
              </w:rPr>
              <w:t>数据格式</w:t>
            </w:r>
            <w:r>
              <w:rPr>
                <w:noProof/>
                <w:webHidden/>
              </w:rPr>
              <w:tab/>
            </w:r>
            <w:r>
              <w:rPr>
                <w:noProof/>
                <w:webHidden/>
              </w:rPr>
              <w:fldChar w:fldCharType="begin"/>
            </w:r>
            <w:r>
              <w:rPr>
                <w:noProof/>
                <w:webHidden/>
              </w:rPr>
              <w:instrText xml:space="preserve"> PAGEREF _Toc484097100 \h </w:instrText>
            </w:r>
          </w:ins>
          <w:r>
            <w:rPr>
              <w:noProof/>
              <w:webHidden/>
            </w:rPr>
          </w:r>
          <w:r>
            <w:rPr>
              <w:noProof/>
              <w:webHidden/>
            </w:rPr>
            <w:fldChar w:fldCharType="separate"/>
          </w:r>
          <w:r w:rsidR="00057756">
            <w:rPr>
              <w:noProof/>
              <w:webHidden/>
            </w:rPr>
            <w:t>11</w:t>
          </w:r>
          <w:ins w:id="77" w:author="Shaoyang Wang" w:date="2017-06-01T16:15:00Z">
            <w:r>
              <w:rPr>
                <w:noProof/>
                <w:webHidden/>
              </w:rPr>
              <w:fldChar w:fldCharType="end"/>
            </w:r>
            <w:r w:rsidRPr="00F859F5">
              <w:rPr>
                <w:rStyle w:val="af2"/>
                <w:noProof/>
              </w:rPr>
              <w:fldChar w:fldCharType="end"/>
            </w:r>
          </w:ins>
        </w:p>
        <w:p w14:paraId="44F30B9A" w14:textId="170AE83A" w:rsidR="0046767E" w:rsidRDefault="0046767E">
          <w:pPr>
            <w:pStyle w:val="31"/>
            <w:tabs>
              <w:tab w:val="right" w:leader="dot" w:pos="9061"/>
            </w:tabs>
            <w:rPr>
              <w:ins w:id="78" w:author="Shaoyang Wang" w:date="2017-06-01T16:15:00Z"/>
              <w:rFonts w:asciiTheme="minorHAnsi" w:eastAsiaTheme="minorEastAsia" w:hAnsiTheme="minorHAnsi" w:cstheme="minorBidi"/>
              <w:noProof/>
              <w:sz w:val="21"/>
              <w:szCs w:val="22"/>
            </w:rPr>
          </w:pPr>
          <w:ins w:id="79"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"_Toc484097101"</w:instrText>
            </w:r>
            <w:r w:rsidRPr="00F859F5">
              <w:rPr>
                <w:rStyle w:val="af2"/>
                <w:noProof/>
              </w:rPr>
              <w:instrText xml:space="preserve"> </w:instrText>
            </w:r>
            <w:r w:rsidRPr="00F859F5">
              <w:rPr>
                <w:rStyle w:val="af2"/>
                <w:noProof/>
              </w:rPr>
              <w:fldChar w:fldCharType="separate"/>
            </w:r>
            <w:r w:rsidRPr="00F859F5">
              <w:rPr>
                <w:rStyle w:val="af2"/>
                <w:noProof/>
              </w:rPr>
              <w:t xml:space="preserve">3.1.3 </w:t>
            </w:r>
            <w:r w:rsidRPr="00F859F5">
              <w:rPr>
                <w:rStyle w:val="af2"/>
                <w:noProof/>
              </w:rPr>
              <w:t>问题抽象</w:t>
            </w:r>
            <w:r>
              <w:rPr>
                <w:noProof/>
                <w:webHidden/>
              </w:rPr>
              <w:tab/>
            </w:r>
            <w:r>
              <w:rPr>
                <w:noProof/>
                <w:webHidden/>
              </w:rPr>
              <w:fldChar w:fldCharType="begin"/>
            </w:r>
            <w:r>
              <w:rPr>
                <w:noProof/>
                <w:webHidden/>
              </w:rPr>
              <w:instrText xml:space="preserve"> PAGEREF _Toc484097101 \h </w:instrText>
            </w:r>
          </w:ins>
          <w:r>
            <w:rPr>
              <w:noProof/>
              <w:webHidden/>
            </w:rPr>
          </w:r>
          <w:r>
            <w:rPr>
              <w:noProof/>
              <w:webHidden/>
            </w:rPr>
            <w:fldChar w:fldCharType="separate"/>
          </w:r>
          <w:r w:rsidR="00057756">
            <w:rPr>
              <w:noProof/>
              <w:webHidden/>
            </w:rPr>
            <w:t>12</w:t>
          </w:r>
          <w:ins w:id="80" w:author="Shaoyang Wang" w:date="2017-06-01T16:15:00Z">
            <w:r>
              <w:rPr>
                <w:noProof/>
                <w:webHidden/>
              </w:rPr>
              <w:fldChar w:fldCharType="end"/>
            </w:r>
            <w:r w:rsidRPr="00F859F5">
              <w:rPr>
                <w:rStyle w:val="af2"/>
                <w:noProof/>
              </w:rPr>
              <w:fldChar w:fldCharType="end"/>
            </w:r>
          </w:ins>
        </w:p>
        <w:p w14:paraId="3B10F6C0" w14:textId="5B77A9F4" w:rsidR="0046767E" w:rsidRDefault="0046767E">
          <w:pPr>
            <w:pStyle w:val="23"/>
            <w:tabs>
              <w:tab w:val="right" w:leader="dot" w:pos="9061"/>
            </w:tabs>
            <w:rPr>
              <w:ins w:id="81" w:author="Shaoyang Wang" w:date="2017-06-01T16:15:00Z"/>
              <w:rFonts w:asciiTheme="minorHAnsi" w:eastAsiaTheme="minorEastAsia" w:hAnsiTheme="minorHAnsi" w:cstheme="minorBidi"/>
              <w:noProof/>
              <w:sz w:val="21"/>
              <w:szCs w:val="22"/>
            </w:rPr>
          </w:pPr>
          <w:ins w:id="82"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"_Toc484097102"</w:instrText>
            </w:r>
            <w:r w:rsidRPr="00F859F5">
              <w:rPr>
                <w:rStyle w:val="af2"/>
                <w:noProof/>
              </w:rPr>
              <w:instrText xml:space="preserve"> </w:instrText>
            </w:r>
            <w:r w:rsidRPr="00F859F5">
              <w:rPr>
                <w:rStyle w:val="af2"/>
                <w:noProof/>
              </w:rPr>
              <w:fldChar w:fldCharType="separate"/>
            </w:r>
            <w:r w:rsidRPr="00F859F5">
              <w:rPr>
                <w:rStyle w:val="af2"/>
                <w:noProof/>
              </w:rPr>
              <w:t xml:space="preserve">3.2 </w:t>
            </w:r>
            <w:r w:rsidRPr="00F859F5">
              <w:rPr>
                <w:rStyle w:val="af2"/>
                <w:noProof/>
              </w:rPr>
              <w:t>遗传算法</w:t>
            </w:r>
            <w:r>
              <w:rPr>
                <w:noProof/>
                <w:webHidden/>
              </w:rPr>
              <w:tab/>
            </w:r>
            <w:r>
              <w:rPr>
                <w:noProof/>
                <w:webHidden/>
              </w:rPr>
              <w:fldChar w:fldCharType="begin"/>
            </w:r>
            <w:r>
              <w:rPr>
                <w:noProof/>
                <w:webHidden/>
              </w:rPr>
              <w:instrText xml:space="preserve"> PAGEREF _Toc484097102 \h </w:instrText>
            </w:r>
          </w:ins>
          <w:r>
            <w:rPr>
              <w:noProof/>
              <w:webHidden/>
            </w:rPr>
          </w:r>
          <w:r>
            <w:rPr>
              <w:noProof/>
              <w:webHidden/>
            </w:rPr>
            <w:fldChar w:fldCharType="separate"/>
          </w:r>
          <w:r w:rsidR="00057756">
            <w:rPr>
              <w:noProof/>
              <w:webHidden/>
            </w:rPr>
            <w:t>13</w:t>
          </w:r>
          <w:ins w:id="83" w:author="Shaoyang Wang" w:date="2017-06-01T16:15:00Z">
            <w:r>
              <w:rPr>
                <w:noProof/>
                <w:webHidden/>
              </w:rPr>
              <w:fldChar w:fldCharType="end"/>
            </w:r>
            <w:r w:rsidRPr="00F859F5">
              <w:rPr>
                <w:rStyle w:val="af2"/>
                <w:noProof/>
              </w:rPr>
              <w:fldChar w:fldCharType="end"/>
            </w:r>
          </w:ins>
        </w:p>
        <w:p w14:paraId="14D6FB7E" w14:textId="1281881B" w:rsidR="0046767E" w:rsidRDefault="0046767E">
          <w:pPr>
            <w:pStyle w:val="31"/>
            <w:tabs>
              <w:tab w:val="right" w:leader="dot" w:pos="9061"/>
            </w:tabs>
            <w:rPr>
              <w:ins w:id="84" w:author="Shaoyang Wang" w:date="2017-06-01T16:15:00Z"/>
              <w:rFonts w:asciiTheme="minorHAnsi" w:eastAsiaTheme="minorEastAsia" w:hAnsiTheme="minorHAnsi" w:cstheme="minorBidi"/>
              <w:noProof/>
              <w:sz w:val="21"/>
              <w:szCs w:val="22"/>
            </w:rPr>
          </w:pPr>
          <w:ins w:id="85"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"_Toc484097103"</w:instrText>
            </w:r>
            <w:r w:rsidRPr="00F859F5">
              <w:rPr>
                <w:rStyle w:val="af2"/>
                <w:noProof/>
              </w:rPr>
              <w:instrText xml:space="preserve"> </w:instrText>
            </w:r>
            <w:r w:rsidRPr="00F859F5">
              <w:rPr>
                <w:rStyle w:val="af2"/>
                <w:noProof/>
              </w:rPr>
              <w:fldChar w:fldCharType="separate"/>
            </w:r>
            <w:r w:rsidRPr="00F859F5">
              <w:rPr>
                <w:rStyle w:val="af2"/>
                <w:noProof/>
              </w:rPr>
              <w:t xml:space="preserve">3.2.1 </w:t>
            </w:r>
            <w:r w:rsidRPr="00F859F5">
              <w:rPr>
                <w:rStyle w:val="af2"/>
                <w:noProof/>
              </w:rPr>
              <w:t>问题建模</w:t>
            </w:r>
            <w:r>
              <w:rPr>
                <w:noProof/>
                <w:webHidden/>
              </w:rPr>
              <w:tab/>
            </w:r>
            <w:r>
              <w:rPr>
                <w:noProof/>
                <w:webHidden/>
              </w:rPr>
              <w:fldChar w:fldCharType="begin"/>
            </w:r>
            <w:r>
              <w:rPr>
                <w:noProof/>
                <w:webHidden/>
              </w:rPr>
              <w:instrText xml:space="preserve"> PAGEREF _Toc484097103 \h </w:instrText>
            </w:r>
          </w:ins>
          <w:r>
            <w:rPr>
              <w:noProof/>
              <w:webHidden/>
            </w:rPr>
          </w:r>
          <w:r>
            <w:rPr>
              <w:noProof/>
              <w:webHidden/>
            </w:rPr>
            <w:fldChar w:fldCharType="separate"/>
          </w:r>
          <w:r w:rsidR="00057756">
            <w:rPr>
              <w:noProof/>
              <w:webHidden/>
            </w:rPr>
            <w:t>13</w:t>
          </w:r>
          <w:ins w:id="86" w:author="Shaoyang Wang" w:date="2017-06-01T16:15:00Z">
            <w:r>
              <w:rPr>
                <w:noProof/>
                <w:webHidden/>
              </w:rPr>
              <w:fldChar w:fldCharType="end"/>
            </w:r>
            <w:r w:rsidRPr="00F859F5">
              <w:rPr>
                <w:rStyle w:val="af2"/>
                <w:noProof/>
              </w:rPr>
              <w:fldChar w:fldCharType="end"/>
            </w:r>
          </w:ins>
        </w:p>
        <w:p w14:paraId="167ADF27" w14:textId="1154A2A5" w:rsidR="0046767E" w:rsidRDefault="0046767E">
          <w:pPr>
            <w:pStyle w:val="31"/>
            <w:tabs>
              <w:tab w:val="right" w:leader="dot" w:pos="9061"/>
            </w:tabs>
            <w:rPr>
              <w:ins w:id="87" w:author="Shaoyang Wang" w:date="2017-06-01T16:15:00Z"/>
              <w:rFonts w:asciiTheme="minorHAnsi" w:eastAsiaTheme="minorEastAsia" w:hAnsiTheme="minorHAnsi" w:cstheme="minorBidi"/>
              <w:noProof/>
              <w:sz w:val="21"/>
              <w:szCs w:val="22"/>
            </w:rPr>
          </w:pPr>
          <w:ins w:id="88"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"_Toc484097104"</w:instrText>
            </w:r>
            <w:r w:rsidRPr="00F859F5">
              <w:rPr>
                <w:rStyle w:val="af2"/>
                <w:noProof/>
              </w:rPr>
              <w:instrText xml:space="preserve"> </w:instrText>
            </w:r>
            <w:r w:rsidRPr="00F859F5">
              <w:rPr>
                <w:rStyle w:val="af2"/>
                <w:noProof/>
              </w:rPr>
              <w:fldChar w:fldCharType="separate"/>
            </w:r>
            <w:r w:rsidRPr="00F859F5">
              <w:rPr>
                <w:rStyle w:val="af2"/>
                <w:noProof/>
              </w:rPr>
              <w:t xml:space="preserve">3.2.2 </w:t>
            </w:r>
            <w:r w:rsidRPr="00F859F5">
              <w:rPr>
                <w:rStyle w:val="af2"/>
                <w:noProof/>
              </w:rPr>
              <w:t>基因定义</w:t>
            </w:r>
            <w:r>
              <w:rPr>
                <w:noProof/>
                <w:webHidden/>
              </w:rPr>
              <w:tab/>
            </w:r>
            <w:r>
              <w:rPr>
                <w:noProof/>
                <w:webHidden/>
              </w:rPr>
              <w:fldChar w:fldCharType="begin"/>
            </w:r>
            <w:r>
              <w:rPr>
                <w:noProof/>
                <w:webHidden/>
              </w:rPr>
              <w:instrText xml:space="preserve"> PAGEREF _Toc484097104 \h </w:instrText>
            </w:r>
          </w:ins>
          <w:r>
            <w:rPr>
              <w:noProof/>
              <w:webHidden/>
            </w:rPr>
          </w:r>
          <w:r>
            <w:rPr>
              <w:noProof/>
              <w:webHidden/>
            </w:rPr>
            <w:fldChar w:fldCharType="separate"/>
          </w:r>
          <w:r w:rsidR="00057756">
            <w:rPr>
              <w:noProof/>
              <w:webHidden/>
            </w:rPr>
            <w:t>15</w:t>
          </w:r>
          <w:ins w:id="89" w:author="Shaoyang Wang" w:date="2017-06-01T16:15:00Z">
            <w:r>
              <w:rPr>
                <w:noProof/>
                <w:webHidden/>
              </w:rPr>
              <w:fldChar w:fldCharType="end"/>
            </w:r>
            <w:r w:rsidRPr="00F859F5">
              <w:rPr>
                <w:rStyle w:val="af2"/>
                <w:noProof/>
              </w:rPr>
              <w:fldChar w:fldCharType="end"/>
            </w:r>
          </w:ins>
        </w:p>
        <w:p w14:paraId="02CF8E7F" w14:textId="7EA81ABC" w:rsidR="0046767E" w:rsidRDefault="0046767E">
          <w:pPr>
            <w:pStyle w:val="31"/>
            <w:tabs>
              <w:tab w:val="right" w:leader="dot" w:pos="9061"/>
            </w:tabs>
            <w:rPr>
              <w:ins w:id="90" w:author="Shaoyang Wang" w:date="2017-06-01T16:15:00Z"/>
              <w:rFonts w:asciiTheme="minorHAnsi" w:eastAsiaTheme="minorEastAsia" w:hAnsiTheme="minorHAnsi" w:cstheme="minorBidi"/>
              <w:noProof/>
              <w:sz w:val="21"/>
              <w:szCs w:val="22"/>
            </w:rPr>
          </w:pPr>
          <w:ins w:id="91"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"_Toc484097105"</w:instrText>
            </w:r>
            <w:r w:rsidRPr="00F859F5">
              <w:rPr>
                <w:rStyle w:val="af2"/>
                <w:noProof/>
              </w:rPr>
              <w:instrText xml:space="preserve"> </w:instrText>
            </w:r>
            <w:r w:rsidRPr="00F859F5">
              <w:rPr>
                <w:rStyle w:val="af2"/>
                <w:noProof/>
              </w:rPr>
              <w:fldChar w:fldCharType="separate"/>
            </w:r>
            <w:r w:rsidRPr="00F859F5">
              <w:rPr>
                <w:rStyle w:val="af2"/>
                <w:noProof/>
              </w:rPr>
              <w:t xml:space="preserve">3.2.3 </w:t>
            </w:r>
            <w:r w:rsidRPr="00F859F5">
              <w:rPr>
                <w:rStyle w:val="af2"/>
                <w:noProof/>
              </w:rPr>
              <w:t>遗传算法流程</w:t>
            </w:r>
            <w:r>
              <w:rPr>
                <w:noProof/>
                <w:webHidden/>
              </w:rPr>
              <w:tab/>
            </w:r>
            <w:r>
              <w:rPr>
                <w:noProof/>
                <w:webHidden/>
              </w:rPr>
              <w:fldChar w:fldCharType="begin"/>
            </w:r>
            <w:r>
              <w:rPr>
                <w:noProof/>
                <w:webHidden/>
              </w:rPr>
              <w:instrText xml:space="preserve"> PAGEREF _Toc484097105 \h </w:instrText>
            </w:r>
          </w:ins>
          <w:r>
            <w:rPr>
              <w:noProof/>
              <w:webHidden/>
            </w:rPr>
          </w:r>
          <w:r>
            <w:rPr>
              <w:noProof/>
              <w:webHidden/>
            </w:rPr>
            <w:fldChar w:fldCharType="separate"/>
          </w:r>
          <w:r w:rsidR="00057756">
            <w:rPr>
              <w:noProof/>
              <w:webHidden/>
            </w:rPr>
            <w:t>15</w:t>
          </w:r>
          <w:ins w:id="92" w:author="Shaoyang Wang" w:date="2017-06-01T16:15:00Z">
            <w:r>
              <w:rPr>
                <w:noProof/>
                <w:webHidden/>
              </w:rPr>
              <w:fldChar w:fldCharType="end"/>
            </w:r>
            <w:r w:rsidRPr="00F859F5">
              <w:rPr>
                <w:rStyle w:val="af2"/>
                <w:noProof/>
              </w:rPr>
              <w:fldChar w:fldCharType="end"/>
            </w:r>
          </w:ins>
        </w:p>
        <w:p w14:paraId="6F9A61DF" w14:textId="0589CBC1" w:rsidR="0046767E" w:rsidRDefault="0046767E">
          <w:pPr>
            <w:pStyle w:val="31"/>
            <w:tabs>
              <w:tab w:val="right" w:leader="dot" w:pos="9061"/>
            </w:tabs>
            <w:rPr>
              <w:ins w:id="93" w:author="Shaoyang Wang" w:date="2017-06-01T16:15:00Z"/>
              <w:rFonts w:asciiTheme="minorHAnsi" w:eastAsiaTheme="minorEastAsia" w:hAnsiTheme="minorHAnsi" w:cstheme="minorBidi"/>
              <w:noProof/>
              <w:sz w:val="21"/>
              <w:szCs w:val="22"/>
            </w:rPr>
          </w:pPr>
          <w:ins w:id="94"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"_Toc484097106"</w:instrText>
            </w:r>
            <w:r w:rsidRPr="00F859F5">
              <w:rPr>
                <w:rStyle w:val="af2"/>
                <w:noProof/>
              </w:rPr>
              <w:instrText xml:space="preserve"> </w:instrText>
            </w:r>
            <w:r w:rsidRPr="00F859F5">
              <w:rPr>
                <w:rStyle w:val="af2"/>
                <w:noProof/>
              </w:rPr>
              <w:fldChar w:fldCharType="separate"/>
            </w:r>
            <w:r w:rsidRPr="00F859F5">
              <w:rPr>
                <w:rStyle w:val="af2"/>
                <w:noProof/>
              </w:rPr>
              <w:t xml:space="preserve">3.2.4 </w:t>
            </w:r>
            <w:r w:rsidRPr="00F859F5">
              <w:rPr>
                <w:rStyle w:val="af2"/>
                <w:noProof/>
              </w:rPr>
              <w:t>交叉操作</w:t>
            </w:r>
            <w:r>
              <w:rPr>
                <w:noProof/>
                <w:webHidden/>
              </w:rPr>
              <w:tab/>
            </w:r>
            <w:r>
              <w:rPr>
                <w:noProof/>
                <w:webHidden/>
              </w:rPr>
              <w:fldChar w:fldCharType="begin"/>
            </w:r>
            <w:r>
              <w:rPr>
                <w:noProof/>
                <w:webHidden/>
              </w:rPr>
              <w:instrText xml:space="preserve"> PAGEREF _Toc484097106 \h </w:instrText>
            </w:r>
          </w:ins>
          <w:r>
            <w:rPr>
              <w:noProof/>
              <w:webHidden/>
            </w:rPr>
          </w:r>
          <w:r>
            <w:rPr>
              <w:noProof/>
              <w:webHidden/>
            </w:rPr>
            <w:fldChar w:fldCharType="separate"/>
          </w:r>
          <w:r w:rsidR="00057756">
            <w:rPr>
              <w:noProof/>
              <w:webHidden/>
            </w:rPr>
            <w:t>16</w:t>
          </w:r>
          <w:ins w:id="95" w:author="Shaoyang Wang" w:date="2017-06-01T16:15:00Z">
            <w:r>
              <w:rPr>
                <w:noProof/>
                <w:webHidden/>
              </w:rPr>
              <w:fldChar w:fldCharType="end"/>
            </w:r>
            <w:r w:rsidRPr="00F859F5">
              <w:rPr>
                <w:rStyle w:val="af2"/>
                <w:noProof/>
              </w:rPr>
              <w:fldChar w:fldCharType="end"/>
            </w:r>
          </w:ins>
        </w:p>
        <w:p w14:paraId="10A989A6" w14:textId="31C5E331" w:rsidR="0046767E" w:rsidRDefault="0046767E">
          <w:pPr>
            <w:pStyle w:val="31"/>
            <w:tabs>
              <w:tab w:val="right" w:leader="dot" w:pos="9061"/>
            </w:tabs>
            <w:rPr>
              <w:ins w:id="96" w:author="Shaoyang Wang" w:date="2017-06-01T16:15:00Z"/>
              <w:rFonts w:asciiTheme="minorHAnsi" w:eastAsiaTheme="minorEastAsia" w:hAnsiTheme="minorHAnsi" w:cstheme="minorBidi"/>
              <w:noProof/>
              <w:sz w:val="21"/>
              <w:szCs w:val="22"/>
            </w:rPr>
          </w:pPr>
          <w:ins w:id="97"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"_Toc484097107"</w:instrText>
            </w:r>
            <w:r w:rsidRPr="00F859F5">
              <w:rPr>
                <w:rStyle w:val="af2"/>
                <w:noProof/>
              </w:rPr>
              <w:instrText xml:space="preserve"> </w:instrText>
            </w:r>
            <w:r w:rsidRPr="00F859F5">
              <w:rPr>
                <w:rStyle w:val="af2"/>
                <w:noProof/>
              </w:rPr>
              <w:fldChar w:fldCharType="separate"/>
            </w:r>
            <w:r w:rsidRPr="00F859F5">
              <w:rPr>
                <w:rStyle w:val="af2"/>
                <w:noProof/>
              </w:rPr>
              <w:t xml:space="preserve">3.2.5 </w:t>
            </w:r>
            <w:r w:rsidRPr="00F859F5">
              <w:rPr>
                <w:rStyle w:val="af2"/>
                <w:noProof/>
              </w:rPr>
              <w:t>变异操作</w:t>
            </w:r>
            <w:r>
              <w:rPr>
                <w:noProof/>
                <w:webHidden/>
              </w:rPr>
              <w:tab/>
            </w:r>
            <w:r>
              <w:rPr>
                <w:noProof/>
                <w:webHidden/>
              </w:rPr>
              <w:fldChar w:fldCharType="begin"/>
            </w:r>
            <w:r>
              <w:rPr>
                <w:noProof/>
                <w:webHidden/>
              </w:rPr>
              <w:instrText xml:space="preserve"> PAGEREF _Toc484097107 \h </w:instrText>
            </w:r>
          </w:ins>
          <w:r>
            <w:rPr>
              <w:noProof/>
              <w:webHidden/>
            </w:rPr>
          </w:r>
          <w:r>
            <w:rPr>
              <w:noProof/>
              <w:webHidden/>
            </w:rPr>
            <w:fldChar w:fldCharType="separate"/>
          </w:r>
          <w:r w:rsidR="00057756">
            <w:rPr>
              <w:noProof/>
              <w:webHidden/>
            </w:rPr>
            <w:t>17</w:t>
          </w:r>
          <w:ins w:id="98" w:author="Shaoyang Wang" w:date="2017-06-01T16:15:00Z">
            <w:r>
              <w:rPr>
                <w:noProof/>
                <w:webHidden/>
              </w:rPr>
              <w:fldChar w:fldCharType="end"/>
            </w:r>
            <w:r w:rsidRPr="00F859F5">
              <w:rPr>
                <w:rStyle w:val="af2"/>
                <w:noProof/>
              </w:rPr>
              <w:fldChar w:fldCharType="end"/>
            </w:r>
          </w:ins>
        </w:p>
        <w:p w14:paraId="5312636B" w14:textId="767BBE01" w:rsidR="0046767E" w:rsidRDefault="0046767E">
          <w:pPr>
            <w:pStyle w:val="31"/>
            <w:tabs>
              <w:tab w:val="right" w:leader="dot" w:pos="9061"/>
            </w:tabs>
            <w:rPr>
              <w:ins w:id="99" w:author="Shaoyang Wang" w:date="2017-06-01T16:15:00Z"/>
              <w:rFonts w:asciiTheme="minorHAnsi" w:eastAsiaTheme="minorEastAsia" w:hAnsiTheme="minorHAnsi" w:cstheme="minorBidi"/>
              <w:noProof/>
              <w:sz w:val="21"/>
              <w:szCs w:val="22"/>
            </w:rPr>
          </w:pPr>
          <w:ins w:id="100"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"_Toc484097108"</w:instrText>
            </w:r>
            <w:r w:rsidRPr="00F859F5">
              <w:rPr>
                <w:rStyle w:val="af2"/>
                <w:noProof/>
              </w:rPr>
              <w:instrText xml:space="preserve"> </w:instrText>
            </w:r>
            <w:r w:rsidRPr="00F859F5">
              <w:rPr>
                <w:rStyle w:val="af2"/>
                <w:noProof/>
              </w:rPr>
              <w:fldChar w:fldCharType="separate"/>
            </w:r>
            <w:r w:rsidRPr="00F859F5">
              <w:rPr>
                <w:rStyle w:val="af2"/>
                <w:noProof/>
              </w:rPr>
              <w:t xml:space="preserve">3.2.6 </w:t>
            </w:r>
            <w:r w:rsidRPr="00F859F5">
              <w:rPr>
                <w:rStyle w:val="af2"/>
                <w:noProof/>
              </w:rPr>
              <w:t>适应度计算</w:t>
            </w:r>
            <w:r>
              <w:rPr>
                <w:noProof/>
                <w:webHidden/>
              </w:rPr>
              <w:tab/>
            </w:r>
            <w:r>
              <w:rPr>
                <w:noProof/>
                <w:webHidden/>
              </w:rPr>
              <w:fldChar w:fldCharType="begin"/>
            </w:r>
            <w:r>
              <w:rPr>
                <w:noProof/>
                <w:webHidden/>
              </w:rPr>
              <w:instrText xml:space="preserve"> PAGEREF _Toc484097108 \h </w:instrText>
            </w:r>
          </w:ins>
          <w:r>
            <w:rPr>
              <w:noProof/>
              <w:webHidden/>
            </w:rPr>
          </w:r>
          <w:r>
            <w:rPr>
              <w:noProof/>
              <w:webHidden/>
            </w:rPr>
            <w:fldChar w:fldCharType="separate"/>
          </w:r>
          <w:r w:rsidR="00057756">
            <w:rPr>
              <w:noProof/>
              <w:webHidden/>
            </w:rPr>
            <w:t>17</w:t>
          </w:r>
          <w:ins w:id="101" w:author="Shaoyang Wang" w:date="2017-06-01T16:15:00Z">
            <w:r>
              <w:rPr>
                <w:noProof/>
                <w:webHidden/>
              </w:rPr>
              <w:fldChar w:fldCharType="end"/>
            </w:r>
            <w:r w:rsidRPr="00F859F5">
              <w:rPr>
                <w:rStyle w:val="af2"/>
                <w:noProof/>
              </w:rPr>
              <w:fldChar w:fldCharType="end"/>
            </w:r>
          </w:ins>
        </w:p>
        <w:p w14:paraId="037CEFF8" w14:textId="04078A5D" w:rsidR="0046767E" w:rsidRDefault="0046767E">
          <w:pPr>
            <w:pStyle w:val="31"/>
            <w:tabs>
              <w:tab w:val="right" w:leader="dot" w:pos="9061"/>
            </w:tabs>
            <w:rPr>
              <w:ins w:id="102" w:author="Shaoyang Wang" w:date="2017-06-01T16:15:00Z"/>
              <w:rFonts w:asciiTheme="minorHAnsi" w:eastAsiaTheme="minorEastAsia" w:hAnsiTheme="minorHAnsi" w:cstheme="minorBidi"/>
              <w:noProof/>
              <w:sz w:val="21"/>
              <w:szCs w:val="22"/>
            </w:rPr>
          </w:pPr>
          <w:ins w:id="103"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"_Toc484097109"</w:instrText>
            </w:r>
            <w:r w:rsidRPr="00F859F5">
              <w:rPr>
                <w:rStyle w:val="af2"/>
                <w:noProof/>
              </w:rPr>
              <w:instrText xml:space="preserve"> </w:instrText>
            </w:r>
            <w:r w:rsidRPr="00F859F5">
              <w:rPr>
                <w:rStyle w:val="af2"/>
                <w:noProof/>
              </w:rPr>
              <w:fldChar w:fldCharType="separate"/>
            </w:r>
            <w:r w:rsidRPr="00F859F5">
              <w:rPr>
                <w:rStyle w:val="af2"/>
                <w:noProof/>
              </w:rPr>
              <w:t xml:space="preserve">3.2.7 </w:t>
            </w:r>
            <w:r w:rsidRPr="00F859F5">
              <w:rPr>
                <w:rStyle w:val="af2"/>
                <w:noProof/>
              </w:rPr>
              <w:t>其他优化</w:t>
            </w:r>
            <w:r>
              <w:rPr>
                <w:noProof/>
                <w:webHidden/>
              </w:rPr>
              <w:tab/>
            </w:r>
            <w:r>
              <w:rPr>
                <w:noProof/>
                <w:webHidden/>
              </w:rPr>
              <w:fldChar w:fldCharType="begin"/>
            </w:r>
            <w:r>
              <w:rPr>
                <w:noProof/>
                <w:webHidden/>
              </w:rPr>
              <w:instrText xml:space="preserve"> PAGEREF _Toc484097109 \h </w:instrText>
            </w:r>
          </w:ins>
          <w:r>
            <w:rPr>
              <w:noProof/>
              <w:webHidden/>
            </w:rPr>
          </w:r>
          <w:r>
            <w:rPr>
              <w:noProof/>
              <w:webHidden/>
            </w:rPr>
            <w:fldChar w:fldCharType="separate"/>
          </w:r>
          <w:r w:rsidR="00057756">
            <w:rPr>
              <w:noProof/>
              <w:webHidden/>
            </w:rPr>
            <w:t>18</w:t>
          </w:r>
          <w:ins w:id="104" w:author="Shaoyang Wang" w:date="2017-06-01T16:15:00Z">
            <w:r>
              <w:rPr>
                <w:noProof/>
                <w:webHidden/>
              </w:rPr>
              <w:fldChar w:fldCharType="end"/>
            </w:r>
            <w:r w:rsidRPr="00F859F5">
              <w:rPr>
                <w:rStyle w:val="af2"/>
                <w:noProof/>
              </w:rPr>
              <w:fldChar w:fldCharType="end"/>
            </w:r>
          </w:ins>
        </w:p>
        <w:p w14:paraId="6B0EA660" w14:textId="1A24FD1B" w:rsidR="0046767E" w:rsidRDefault="0046767E">
          <w:pPr>
            <w:pStyle w:val="23"/>
            <w:tabs>
              <w:tab w:val="right" w:leader="dot" w:pos="9061"/>
            </w:tabs>
            <w:rPr>
              <w:ins w:id="105" w:author="Shaoyang Wang" w:date="2017-06-01T16:15:00Z"/>
              <w:rFonts w:asciiTheme="minorHAnsi" w:eastAsiaTheme="minorEastAsia" w:hAnsiTheme="minorHAnsi" w:cstheme="minorBidi"/>
              <w:noProof/>
              <w:sz w:val="21"/>
              <w:szCs w:val="22"/>
            </w:rPr>
          </w:pPr>
          <w:ins w:id="106"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"_Toc484097110"</w:instrText>
            </w:r>
            <w:r w:rsidRPr="00F859F5">
              <w:rPr>
                <w:rStyle w:val="af2"/>
                <w:noProof/>
              </w:rPr>
              <w:instrText xml:space="preserve"> </w:instrText>
            </w:r>
            <w:r w:rsidRPr="00F859F5">
              <w:rPr>
                <w:rStyle w:val="af2"/>
                <w:noProof/>
              </w:rPr>
              <w:fldChar w:fldCharType="separate"/>
            </w:r>
            <w:r w:rsidRPr="00F859F5">
              <w:rPr>
                <w:rStyle w:val="af2"/>
                <w:noProof/>
              </w:rPr>
              <w:t xml:space="preserve">3.3 </w:t>
            </w:r>
            <w:r w:rsidRPr="00F859F5">
              <w:rPr>
                <w:rStyle w:val="af2"/>
                <w:noProof/>
              </w:rPr>
              <w:t>遗传算法的并行化</w:t>
            </w:r>
            <w:r>
              <w:rPr>
                <w:noProof/>
                <w:webHidden/>
              </w:rPr>
              <w:tab/>
            </w:r>
            <w:r>
              <w:rPr>
                <w:noProof/>
                <w:webHidden/>
              </w:rPr>
              <w:fldChar w:fldCharType="begin"/>
            </w:r>
            <w:r>
              <w:rPr>
                <w:noProof/>
                <w:webHidden/>
              </w:rPr>
              <w:instrText xml:space="preserve"> PAGEREF _Toc484097110 \h </w:instrText>
            </w:r>
          </w:ins>
          <w:r>
            <w:rPr>
              <w:noProof/>
              <w:webHidden/>
            </w:rPr>
          </w:r>
          <w:r>
            <w:rPr>
              <w:noProof/>
              <w:webHidden/>
            </w:rPr>
            <w:fldChar w:fldCharType="separate"/>
          </w:r>
          <w:r w:rsidR="00057756">
            <w:rPr>
              <w:noProof/>
              <w:webHidden/>
            </w:rPr>
            <w:t>18</w:t>
          </w:r>
          <w:ins w:id="107" w:author="Shaoyang Wang" w:date="2017-06-01T16:15:00Z">
            <w:r>
              <w:rPr>
                <w:noProof/>
                <w:webHidden/>
              </w:rPr>
              <w:fldChar w:fldCharType="end"/>
            </w:r>
            <w:r w:rsidRPr="00F859F5">
              <w:rPr>
                <w:rStyle w:val="af2"/>
                <w:noProof/>
              </w:rPr>
              <w:fldChar w:fldCharType="end"/>
            </w:r>
          </w:ins>
        </w:p>
        <w:p w14:paraId="2C11B44D" w14:textId="09CFF6DA" w:rsidR="0046767E" w:rsidRDefault="0046767E">
          <w:pPr>
            <w:pStyle w:val="23"/>
            <w:tabs>
              <w:tab w:val="right" w:leader="dot" w:pos="9061"/>
            </w:tabs>
            <w:rPr>
              <w:ins w:id="108" w:author="Shaoyang Wang" w:date="2017-06-01T16:15:00Z"/>
              <w:rFonts w:asciiTheme="minorHAnsi" w:eastAsiaTheme="minorEastAsia" w:hAnsiTheme="minorHAnsi" w:cstheme="minorBidi"/>
              <w:noProof/>
              <w:sz w:val="21"/>
              <w:szCs w:val="22"/>
            </w:rPr>
          </w:pPr>
          <w:ins w:id="109"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"_Toc484097111"</w:instrText>
            </w:r>
            <w:r w:rsidRPr="00F859F5">
              <w:rPr>
                <w:rStyle w:val="af2"/>
                <w:noProof/>
              </w:rPr>
              <w:instrText xml:space="preserve"> </w:instrText>
            </w:r>
            <w:r w:rsidRPr="00F859F5">
              <w:rPr>
                <w:rStyle w:val="af2"/>
                <w:noProof/>
              </w:rPr>
              <w:fldChar w:fldCharType="separate"/>
            </w:r>
            <w:r w:rsidRPr="00F859F5">
              <w:rPr>
                <w:rStyle w:val="af2"/>
                <w:noProof/>
              </w:rPr>
              <w:t xml:space="preserve">3.4 </w:t>
            </w:r>
            <w:r w:rsidRPr="00F859F5">
              <w:rPr>
                <w:rStyle w:val="af2"/>
                <w:noProof/>
              </w:rPr>
              <w:t>人工神经网络</w:t>
            </w:r>
            <w:r>
              <w:rPr>
                <w:noProof/>
                <w:webHidden/>
              </w:rPr>
              <w:tab/>
            </w:r>
            <w:r>
              <w:rPr>
                <w:noProof/>
                <w:webHidden/>
              </w:rPr>
              <w:fldChar w:fldCharType="begin"/>
            </w:r>
            <w:r>
              <w:rPr>
                <w:noProof/>
                <w:webHidden/>
              </w:rPr>
              <w:instrText xml:space="preserve"> PAGEREF _Toc484097111 \h </w:instrText>
            </w:r>
          </w:ins>
          <w:r>
            <w:rPr>
              <w:noProof/>
              <w:webHidden/>
            </w:rPr>
          </w:r>
          <w:r>
            <w:rPr>
              <w:noProof/>
              <w:webHidden/>
            </w:rPr>
            <w:fldChar w:fldCharType="separate"/>
          </w:r>
          <w:r w:rsidR="00057756">
            <w:rPr>
              <w:noProof/>
              <w:webHidden/>
            </w:rPr>
            <w:t>19</w:t>
          </w:r>
          <w:ins w:id="110" w:author="Shaoyang Wang" w:date="2017-06-01T16:15:00Z">
            <w:r>
              <w:rPr>
                <w:noProof/>
                <w:webHidden/>
              </w:rPr>
              <w:fldChar w:fldCharType="end"/>
            </w:r>
            <w:r w:rsidRPr="00F859F5">
              <w:rPr>
                <w:rStyle w:val="af2"/>
                <w:noProof/>
              </w:rPr>
              <w:fldChar w:fldCharType="end"/>
            </w:r>
          </w:ins>
        </w:p>
        <w:p w14:paraId="3E3EB887" w14:textId="7F72ED85" w:rsidR="0046767E" w:rsidRDefault="0046767E">
          <w:pPr>
            <w:pStyle w:val="31"/>
            <w:tabs>
              <w:tab w:val="right" w:leader="dot" w:pos="9061"/>
            </w:tabs>
            <w:rPr>
              <w:ins w:id="111" w:author="Shaoyang Wang" w:date="2017-06-01T16:15:00Z"/>
              <w:rFonts w:asciiTheme="minorHAnsi" w:eastAsiaTheme="minorEastAsia" w:hAnsiTheme="minorHAnsi" w:cstheme="minorBidi"/>
              <w:noProof/>
              <w:sz w:val="21"/>
              <w:szCs w:val="22"/>
            </w:rPr>
          </w:pPr>
          <w:ins w:id="112"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"_Toc484097112"</w:instrText>
            </w:r>
            <w:r w:rsidRPr="00F859F5">
              <w:rPr>
                <w:rStyle w:val="af2"/>
                <w:noProof/>
              </w:rPr>
              <w:instrText xml:space="preserve"> </w:instrText>
            </w:r>
            <w:r w:rsidRPr="00F859F5">
              <w:rPr>
                <w:rStyle w:val="af2"/>
                <w:noProof/>
              </w:rPr>
              <w:fldChar w:fldCharType="separate"/>
            </w:r>
            <w:r w:rsidRPr="00F859F5">
              <w:rPr>
                <w:rStyle w:val="af2"/>
                <w:noProof/>
              </w:rPr>
              <w:t xml:space="preserve">3.4.1 </w:t>
            </w:r>
            <w:r w:rsidRPr="00F859F5">
              <w:rPr>
                <w:rStyle w:val="af2"/>
                <w:noProof/>
              </w:rPr>
              <w:t>问题建模</w:t>
            </w:r>
            <w:r>
              <w:rPr>
                <w:noProof/>
                <w:webHidden/>
              </w:rPr>
              <w:tab/>
            </w:r>
            <w:r>
              <w:rPr>
                <w:noProof/>
                <w:webHidden/>
              </w:rPr>
              <w:fldChar w:fldCharType="begin"/>
            </w:r>
            <w:r>
              <w:rPr>
                <w:noProof/>
                <w:webHidden/>
              </w:rPr>
              <w:instrText xml:space="preserve"> PAGEREF _Toc484097112 \h </w:instrText>
            </w:r>
          </w:ins>
          <w:r>
            <w:rPr>
              <w:noProof/>
              <w:webHidden/>
            </w:rPr>
          </w:r>
          <w:r>
            <w:rPr>
              <w:noProof/>
              <w:webHidden/>
            </w:rPr>
            <w:fldChar w:fldCharType="separate"/>
          </w:r>
          <w:r w:rsidR="00057756">
            <w:rPr>
              <w:noProof/>
              <w:webHidden/>
            </w:rPr>
            <w:t>19</w:t>
          </w:r>
          <w:ins w:id="113" w:author="Shaoyang Wang" w:date="2017-06-01T16:15:00Z">
            <w:r>
              <w:rPr>
                <w:noProof/>
                <w:webHidden/>
              </w:rPr>
              <w:fldChar w:fldCharType="end"/>
            </w:r>
            <w:r w:rsidRPr="00F859F5">
              <w:rPr>
                <w:rStyle w:val="af2"/>
                <w:noProof/>
              </w:rPr>
              <w:fldChar w:fldCharType="end"/>
            </w:r>
          </w:ins>
        </w:p>
        <w:p w14:paraId="0739E29F" w14:textId="17B71E72" w:rsidR="0046767E" w:rsidRDefault="0046767E">
          <w:pPr>
            <w:pStyle w:val="31"/>
            <w:tabs>
              <w:tab w:val="right" w:leader="dot" w:pos="9061"/>
            </w:tabs>
            <w:rPr>
              <w:ins w:id="114" w:author="Shaoyang Wang" w:date="2017-06-01T16:15:00Z"/>
              <w:rFonts w:asciiTheme="minorHAnsi" w:eastAsiaTheme="minorEastAsia" w:hAnsiTheme="minorHAnsi" w:cstheme="minorBidi"/>
              <w:noProof/>
              <w:sz w:val="21"/>
              <w:szCs w:val="22"/>
            </w:rPr>
          </w:pPr>
          <w:ins w:id="115"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"_Toc484097113"</w:instrText>
            </w:r>
            <w:r w:rsidRPr="00F859F5">
              <w:rPr>
                <w:rStyle w:val="af2"/>
                <w:noProof/>
              </w:rPr>
              <w:instrText xml:space="preserve"> </w:instrText>
            </w:r>
            <w:r w:rsidRPr="00F859F5">
              <w:rPr>
                <w:rStyle w:val="af2"/>
                <w:noProof/>
              </w:rPr>
              <w:fldChar w:fldCharType="separate"/>
            </w:r>
            <w:r w:rsidRPr="00F859F5">
              <w:rPr>
                <w:rStyle w:val="af2"/>
                <w:noProof/>
              </w:rPr>
              <w:t xml:space="preserve">3.4.2 </w:t>
            </w:r>
            <w:r w:rsidRPr="00F859F5">
              <w:rPr>
                <w:rStyle w:val="af2"/>
                <w:noProof/>
              </w:rPr>
              <w:t>网络结构</w:t>
            </w:r>
            <w:r>
              <w:rPr>
                <w:noProof/>
                <w:webHidden/>
              </w:rPr>
              <w:tab/>
            </w:r>
            <w:r>
              <w:rPr>
                <w:noProof/>
                <w:webHidden/>
              </w:rPr>
              <w:fldChar w:fldCharType="begin"/>
            </w:r>
            <w:r>
              <w:rPr>
                <w:noProof/>
                <w:webHidden/>
              </w:rPr>
              <w:instrText xml:space="preserve"> PAGEREF _Toc484097113 \h </w:instrText>
            </w:r>
          </w:ins>
          <w:r>
            <w:rPr>
              <w:noProof/>
              <w:webHidden/>
            </w:rPr>
          </w:r>
          <w:r>
            <w:rPr>
              <w:noProof/>
              <w:webHidden/>
            </w:rPr>
            <w:fldChar w:fldCharType="separate"/>
          </w:r>
          <w:r w:rsidR="00057756">
            <w:rPr>
              <w:noProof/>
              <w:webHidden/>
            </w:rPr>
            <w:t>19</w:t>
          </w:r>
          <w:ins w:id="116" w:author="Shaoyang Wang" w:date="2017-06-01T16:15:00Z">
            <w:r>
              <w:rPr>
                <w:noProof/>
                <w:webHidden/>
              </w:rPr>
              <w:fldChar w:fldCharType="end"/>
            </w:r>
            <w:r w:rsidRPr="00F859F5">
              <w:rPr>
                <w:rStyle w:val="af2"/>
                <w:noProof/>
              </w:rPr>
              <w:fldChar w:fldCharType="end"/>
            </w:r>
          </w:ins>
        </w:p>
        <w:p w14:paraId="52B79D7D" w14:textId="15E48CBD" w:rsidR="0046767E" w:rsidRDefault="0046767E">
          <w:pPr>
            <w:pStyle w:val="31"/>
            <w:tabs>
              <w:tab w:val="right" w:leader="dot" w:pos="9061"/>
            </w:tabs>
            <w:rPr>
              <w:ins w:id="117" w:author="Shaoyang Wang" w:date="2017-06-01T16:15:00Z"/>
              <w:rFonts w:asciiTheme="minorHAnsi" w:eastAsiaTheme="minorEastAsia" w:hAnsiTheme="minorHAnsi" w:cstheme="minorBidi"/>
              <w:noProof/>
              <w:sz w:val="21"/>
              <w:szCs w:val="22"/>
            </w:rPr>
          </w:pPr>
          <w:ins w:id="118"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"_Toc484097114"</w:instrText>
            </w:r>
            <w:r w:rsidRPr="00F859F5">
              <w:rPr>
                <w:rStyle w:val="af2"/>
                <w:noProof/>
              </w:rPr>
              <w:instrText xml:space="preserve"> </w:instrText>
            </w:r>
            <w:r w:rsidRPr="00F859F5">
              <w:rPr>
                <w:rStyle w:val="af2"/>
                <w:noProof/>
              </w:rPr>
              <w:fldChar w:fldCharType="separate"/>
            </w:r>
            <w:r w:rsidRPr="00F859F5">
              <w:rPr>
                <w:rStyle w:val="af2"/>
                <w:noProof/>
              </w:rPr>
              <w:t xml:space="preserve">3.4.3 </w:t>
            </w:r>
            <w:r w:rsidRPr="00F859F5">
              <w:rPr>
                <w:rStyle w:val="af2"/>
                <w:noProof/>
              </w:rPr>
              <w:t>神经元设计</w:t>
            </w:r>
            <w:r>
              <w:rPr>
                <w:noProof/>
                <w:webHidden/>
              </w:rPr>
              <w:tab/>
            </w:r>
            <w:r>
              <w:rPr>
                <w:noProof/>
                <w:webHidden/>
              </w:rPr>
              <w:fldChar w:fldCharType="begin"/>
            </w:r>
            <w:r>
              <w:rPr>
                <w:noProof/>
                <w:webHidden/>
              </w:rPr>
              <w:instrText xml:space="preserve"> PAGEREF _Toc484097114 \h </w:instrText>
            </w:r>
          </w:ins>
          <w:r>
            <w:rPr>
              <w:noProof/>
              <w:webHidden/>
            </w:rPr>
          </w:r>
          <w:r>
            <w:rPr>
              <w:noProof/>
              <w:webHidden/>
            </w:rPr>
            <w:fldChar w:fldCharType="separate"/>
          </w:r>
          <w:r w:rsidR="00057756">
            <w:rPr>
              <w:noProof/>
              <w:webHidden/>
            </w:rPr>
            <w:t>20</w:t>
          </w:r>
          <w:ins w:id="119" w:author="Shaoyang Wang" w:date="2017-06-01T16:15:00Z">
            <w:r>
              <w:rPr>
                <w:noProof/>
                <w:webHidden/>
              </w:rPr>
              <w:fldChar w:fldCharType="end"/>
            </w:r>
            <w:r w:rsidRPr="00F859F5">
              <w:rPr>
                <w:rStyle w:val="af2"/>
                <w:noProof/>
              </w:rPr>
              <w:fldChar w:fldCharType="end"/>
            </w:r>
          </w:ins>
        </w:p>
        <w:p w14:paraId="6921B94C" w14:textId="733D4142" w:rsidR="0046767E" w:rsidRDefault="0046767E">
          <w:pPr>
            <w:pStyle w:val="31"/>
            <w:tabs>
              <w:tab w:val="right" w:leader="dot" w:pos="9061"/>
            </w:tabs>
            <w:rPr>
              <w:ins w:id="120" w:author="Shaoyang Wang" w:date="2017-06-01T16:15:00Z"/>
              <w:rFonts w:asciiTheme="minorHAnsi" w:eastAsiaTheme="minorEastAsia" w:hAnsiTheme="minorHAnsi" w:cstheme="minorBidi"/>
              <w:noProof/>
              <w:sz w:val="21"/>
              <w:szCs w:val="22"/>
            </w:rPr>
          </w:pPr>
          <w:ins w:id="121"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"_Toc484097115"</w:instrText>
            </w:r>
            <w:r w:rsidRPr="00F859F5">
              <w:rPr>
                <w:rStyle w:val="af2"/>
                <w:noProof/>
              </w:rPr>
              <w:instrText xml:space="preserve"> </w:instrText>
            </w:r>
            <w:r w:rsidRPr="00F859F5">
              <w:rPr>
                <w:rStyle w:val="af2"/>
                <w:noProof/>
              </w:rPr>
              <w:fldChar w:fldCharType="separate"/>
            </w:r>
            <w:r w:rsidRPr="00F859F5">
              <w:rPr>
                <w:rStyle w:val="af2"/>
                <w:noProof/>
              </w:rPr>
              <w:t xml:space="preserve">3.4.4 </w:t>
            </w:r>
            <w:r w:rsidRPr="00F859F5">
              <w:rPr>
                <w:rStyle w:val="af2"/>
                <w:noProof/>
              </w:rPr>
              <w:t>损失函数</w:t>
            </w:r>
            <w:r>
              <w:rPr>
                <w:noProof/>
                <w:webHidden/>
              </w:rPr>
              <w:tab/>
            </w:r>
            <w:r>
              <w:rPr>
                <w:noProof/>
                <w:webHidden/>
              </w:rPr>
              <w:fldChar w:fldCharType="begin"/>
            </w:r>
            <w:r>
              <w:rPr>
                <w:noProof/>
                <w:webHidden/>
              </w:rPr>
              <w:instrText xml:space="preserve"> PAGEREF _Toc484097115 \h </w:instrText>
            </w:r>
          </w:ins>
          <w:r>
            <w:rPr>
              <w:noProof/>
              <w:webHidden/>
            </w:rPr>
          </w:r>
          <w:r>
            <w:rPr>
              <w:noProof/>
              <w:webHidden/>
            </w:rPr>
            <w:fldChar w:fldCharType="separate"/>
          </w:r>
          <w:r w:rsidR="00057756">
            <w:rPr>
              <w:noProof/>
              <w:webHidden/>
            </w:rPr>
            <w:t>21</w:t>
          </w:r>
          <w:ins w:id="122" w:author="Shaoyang Wang" w:date="2017-06-01T16:15:00Z">
            <w:r>
              <w:rPr>
                <w:noProof/>
                <w:webHidden/>
              </w:rPr>
              <w:fldChar w:fldCharType="end"/>
            </w:r>
            <w:r w:rsidRPr="00F859F5">
              <w:rPr>
                <w:rStyle w:val="af2"/>
                <w:noProof/>
              </w:rPr>
              <w:fldChar w:fldCharType="end"/>
            </w:r>
          </w:ins>
        </w:p>
        <w:p w14:paraId="4DCE803C" w14:textId="0A549ED8" w:rsidR="0046767E" w:rsidRDefault="0046767E">
          <w:pPr>
            <w:pStyle w:val="31"/>
            <w:tabs>
              <w:tab w:val="right" w:leader="dot" w:pos="9061"/>
            </w:tabs>
            <w:rPr>
              <w:ins w:id="123" w:author="Shaoyang Wang" w:date="2017-06-01T16:15:00Z"/>
              <w:rFonts w:asciiTheme="minorHAnsi" w:eastAsiaTheme="minorEastAsia" w:hAnsiTheme="minorHAnsi" w:cstheme="minorBidi"/>
              <w:noProof/>
              <w:sz w:val="21"/>
              <w:szCs w:val="22"/>
            </w:rPr>
          </w:pPr>
          <w:ins w:id="124"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"_Toc484097116"</w:instrText>
            </w:r>
            <w:r w:rsidRPr="00F859F5">
              <w:rPr>
                <w:rStyle w:val="af2"/>
                <w:noProof/>
              </w:rPr>
              <w:instrText xml:space="preserve"> </w:instrText>
            </w:r>
            <w:r w:rsidRPr="00F859F5">
              <w:rPr>
                <w:rStyle w:val="af2"/>
                <w:noProof/>
              </w:rPr>
              <w:fldChar w:fldCharType="separate"/>
            </w:r>
            <w:r w:rsidRPr="00F859F5">
              <w:rPr>
                <w:rStyle w:val="af2"/>
                <w:noProof/>
              </w:rPr>
              <w:t xml:space="preserve">3.4.5 </w:t>
            </w:r>
            <w:r w:rsidRPr="00F859F5">
              <w:rPr>
                <w:rStyle w:val="af2"/>
                <w:noProof/>
              </w:rPr>
              <w:t>后向传播</w:t>
            </w:r>
            <w:r>
              <w:rPr>
                <w:noProof/>
                <w:webHidden/>
              </w:rPr>
              <w:tab/>
            </w:r>
            <w:r>
              <w:rPr>
                <w:noProof/>
                <w:webHidden/>
              </w:rPr>
              <w:fldChar w:fldCharType="begin"/>
            </w:r>
            <w:r>
              <w:rPr>
                <w:noProof/>
                <w:webHidden/>
              </w:rPr>
              <w:instrText xml:space="preserve"> PAGEREF _Toc484097116 \h </w:instrText>
            </w:r>
          </w:ins>
          <w:r>
            <w:rPr>
              <w:noProof/>
              <w:webHidden/>
            </w:rPr>
          </w:r>
          <w:r>
            <w:rPr>
              <w:noProof/>
              <w:webHidden/>
            </w:rPr>
            <w:fldChar w:fldCharType="separate"/>
          </w:r>
          <w:r w:rsidR="00057756">
            <w:rPr>
              <w:noProof/>
              <w:webHidden/>
            </w:rPr>
            <w:t>22</w:t>
          </w:r>
          <w:ins w:id="125" w:author="Shaoyang Wang" w:date="2017-06-01T16:15:00Z">
            <w:r>
              <w:rPr>
                <w:noProof/>
                <w:webHidden/>
              </w:rPr>
              <w:fldChar w:fldCharType="end"/>
            </w:r>
            <w:r w:rsidRPr="00F859F5">
              <w:rPr>
                <w:rStyle w:val="af2"/>
                <w:noProof/>
              </w:rPr>
              <w:fldChar w:fldCharType="end"/>
            </w:r>
          </w:ins>
        </w:p>
        <w:p w14:paraId="061A5FA8" w14:textId="2001898C" w:rsidR="0046767E" w:rsidRDefault="0046767E">
          <w:pPr>
            <w:pStyle w:val="31"/>
            <w:tabs>
              <w:tab w:val="right" w:leader="dot" w:pos="9061"/>
            </w:tabs>
            <w:rPr>
              <w:ins w:id="126" w:author="Shaoyang Wang" w:date="2017-06-01T16:15:00Z"/>
              <w:rFonts w:asciiTheme="minorHAnsi" w:eastAsiaTheme="minorEastAsia" w:hAnsiTheme="minorHAnsi" w:cstheme="minorBidi"/>
              <w:noProof/>
              <w:sz w:val="21"/>
              <w:szCs w:val="22"/>
            </w:rPr>
          </w:pPr>
          <w:ins w:id="127"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"_Toc484097117"</w:instrText>
            </w:r>
            <w:r w:rsidRPr="00F859F5">
              <w:rPr>
                <w:rStyle w:val="af2"/>
                <w:noProof/>
              </w:rPr>
              <w:instrText xml:space="preserve"> </w:instrText>
            </w:r>
            <w:r w:rsidRPr="00F859F5">
              <w:rPr>
                <w:rStyle w:val="af2"/>
                <w:noProof/>
              </w:rPr>
              <w:fldChar w:fldCharType="separate"/>
            </w:r>
            <w:r w:rsidRPr="00F859F5">
              <w:rPr>
                <w:rStyle w:val="af2"/>
                <w:noProof/>
              </w:rPr>
              <w:t>3.4.6 L2</w:t>
            </w:r>
            <w:r w:rsidRPr="00F859F5">
              <w:rPr>
                <w:rStyle w:val="af2"/>
                <w:noProof/>
              </w:rPr>
              <w:t>正则化</w:t>
            </w:r>
            <w:r>
              <w:rPr>
                <w:noProof/>
                <w:webHidden/>
              </w:rPr>
              <w:tab/>
            </w:r>
            <w:r>
              <w:rPr>
                <w:noProof/>
                <w:webHidden/>
              </w:rPr>
              <w:fldChar w:fldCharType="begin"/>
            </w:r>
            <w:r>
              <w:rPr>
                <w:noProof/>
                <w:webHidden/>
              </w:rPr>
              <w:instrText xml:space="preserve"> PAGEREF _Toc484097117 \h </w:instrText>
            </w:r>
          </w:ins>
          <w:r>
            <w:rPr>
              <w:noProof/>
              <w:webHidden/>
            </w:rPr>
          </w:r>
          <w:r>
            <w:rPr>
              <w:noProof/>
              <w:webHidden/>
            </w:rPr>
            <w:fldChar w:fldCharType="separate"/>
          </w:r>
          <w:r w:rsidR="00057756">
            <w:rPr>
              <w:noProof/>
              <w:webHidden/>
            </w:rPr>
            <w:t>22</w:t>
          </w:r>
          <w:ins w:id="128" w:author="Shaoyang Wang" w:date="2017-06-01T16:15:00Z">
            <w:r>
              <w:rPr>
                <w:noProof/>
                <w:webHidden/>
              </w:rPr>
              <w:fldChar w:fldCharType="end"/>
            </w:r>
            <w:r w:rsidRPr="00F859F5">
              <w:rPr>
                <w:rStyle w:val="af2"/>
                <w:noProof/>
              </w:rPr>
              <w:fldChar w:fldCharType="end"/>
            </w:r>
          </w:ins>
        </w:p>
        <w:p w14:paraId="3CD46C0D" w14:textId="74AB0C10" w:rsidR="0046767E" w:rsidRDefault="0046767E">
          <w:pPr>
            <w:pStyle w:val="31"/>
            <w:tabs>
              <w:tab w:val="right" w:leader="dot" w:pos="9061"/>
            </w:tabs>
            <w:rPr>
              <w:ins w:id="129" w:author="Shaoyang Wang" w:date="2017-06-01T16:15:00Z"/>
              <w:rFonts w:asciiTheme="minorHAnsi" w:eastAsiaTheme="minorEastAsia" w:hAnsiTheme="minorHAnsi" w:cstheme="minorBidi"/>
              <w:noProof/>
              <w:sz w:val="21"/>
              <w:szCs w:val="22"/>
            </w:rPr>
          </w:pPr>
          <w:ins w:id="130"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"_Toc484097118"</w:instrText>
            </w:r>
            <w:r w:rsidRPr="00F859F5">
              <w:rPr>
                <w:rStyle w:val="af2"/>
                <w:noProof/>
              </w:rPr>
              <w:instrText xml:space="preserve"> </w:instrText>
            </w:r>
            <w:r w:rsidRPr="00F859F5">
              <w:rPr>
                <w:rStyle w:val="af2"/>
                <w:noProof/>
              </w:rPr>
              <w:fldChar w:fldCharType="separate"/>
            </w:r>
            <w:r w:rsidRPr="00F859F5">
              <w:rPr>
                <w:rStyle w:val="af2"/>
                <w:noProof/>
              </w:rPr>
              <w:t>3.4.7 Dropout</w:t>
            </w:r>
            <w:r w:rsidRPr="00F859F5">
              <w:rPr>
                <w:rStyle w:val="af2"/>
                <w:noProof/>
              </w:rPr>
              <w:t>优化</w:t>
            </w:r>
            <w:r>
              <w:rPr>
                <w:noProof/>
                <w:webHidden/>
              </w:rPr>
              <w:tab/>
            </w:r>
            <w:r>
              <w:rPr>
                <w:noProof/>
                <w:webHidden/>
              </w:rPr>
              <w:fldChar w:fldCharType="begin"/>
            </w:r>
            <w:r>
              <w:rPr>
                <w:noProof/>
                <w:webHidden/>
              </w:rPr>
              <w:instrText xml:space="preserve"> PAGEREF _Toc484097118 \h </w:instrText>
            </w:r>
          </w:ins>
          <w:r>
            <w:rPr>
              <w:noProof/>
              <w:webHidden/>
            </w:rPr>
          </w:r>
          <w:r>
            <w:rPr>
              <w:noProof/>
              <w:webHidden/>
            </w:rPr>
            <w:fldChar w:fldCharType="separate"/>
          </w:r>
          <w:r w:rsidR="00057756">
            <w:rPr>
              <w:noProof/>
              <w:webHidden/>
            </w:rPr>
            <w:t>22</w:t>
          </w:r>
          <w:ins w:id="131" w:author="Shaoyang Wang" w:date="2017-06-01T16:15:00Z">
            <w:r>
              <w:rPr>
                <w:noProof/>
                <w:webHidden/>
              </w:rPr>
              <w:fldChar w:fldCharType="end"/>
            </w:r>
            <w:r w:rsidRPr="00F859F5">
              <w:rPr>
                <w:rStyle w:val="af2"/>
                <w:noProof/>
              </w:rPr>
              <w:fldChar w:fldCharType="end"/>
            </w:r>
          </w:ins>
        </w:p>
        <w:p w14:paraId="3C41F528" w14:textId="0A969762" w:rsidR="0046767E" w:rsidRDefault="0046767E">
          <w:pPr>
            <w:pStyle w:val="23"/>
            <w:tabs>
              <w:tab w:val="right" w:leader="dot" w:pos="9061"/>
            </w:tabs>
            <w:rPr>
              <w:ins w:id="132" w:author="Shaoyang Wang" w:date="2017-06-01T16:15:00Z"/>
              <w:rFonts w:asciiTheme="minorHAnsi" w:eastAsiaTheme="minorEastAsia" w:hAnsiTheme="minorHAnsi" w:cstheme="minorBidi"/>
              <w:noProof/>
              <w:sz w:val="21"/>
              <w:szCs w:val="22"/>
            </w:rPr>
          </w:pPr>
          <w:ins w:id="133" w:author="Shaoyang Wang" w:date="2017-06-01T16:15:00Z">
            <w:r w:rsidRPr="00F859F5">
              <w:rPr>
                <w:rStyle w:val="af2"/>
                <w:noProof/>
              </w:rPr>
              <w:lastRenderedPageBreak/>
              <w:fldChar w:fldCharType="begin"/>
            </w:r>
            <w:r w:rsidRPr="00F859F5">
              <w:rPr>
                <w:rStyle w:val="af2"/>
                <w:noProof/>
              </w:rPr>
              <w:instrText xml:space="preserve"> </w:instrText>
            </w:r>
            <w:r>
              <w:rPr>
                <w:noProof/>
              </w:rPr>
              <w:instrText>HYPERLINK \l "_Toc484097119"</w:instrText>
            </w:r>
            <w:r w:rsidRPr="00F859F5">
              <w:rPr>
                <w:rStyle w:val="af2"/>
                <w:noProof/>
              </w:rPr>
              <w:instrText xml:space="preserve"> </w:instrText>
            </w:r>
            <w:r w:rsidRPr="00F859F5">
              <w:rPr>
                <w:rStyle w:val="af2"/>
                <w:noProof/>
              </w:rPr>
              <w:fldChar w:fldCharType="separate"/>
            </w:r>
            <w:r w:rsidRPr="00F859F5">
              <w:rPr>
                <w:rStyle w:val="af2"/>
                <w:noProof/>
              </w:rPr>
              <w:t xml:space="preserve">3.5 </w:t>
            </w:r>
            <w:r w:rsidRPr="00F859F5">
              <w:rPr>
                <w:rStyle w:val="af2"/>
                <w:noProof/>
              </w:rPr>
              <w:t>人工神经网络的并行化</w:t>
            </w:r>
            <w:r>
              <w:rPr>
                <w:noProof/>
                <w:webHidden/>
              </w:rPr>
              <w:tab/>
            </w:r>
            <w:r>
              <w:rPr>
                <w:noProof/>
                <w:webHidden/>
              </w:rPr>
              <w:fldChar w:fldCharType="begin"/>
            </w:r>
            <w:r>
              <w:rPr>
                <w:noProof/>
                <w:webHidden/>
              </w:rPr>
              <w:instrText xml:space="preserve"> PAGEREF _Toc484097119 \h </w:instrText>
            </w:r>
          </w:ins>
          <w:r>
            <w:rPr>
              <w:noProof/>
              <w:webHidden/>
            </w:rPr>
          </w:r>
          <w:r>
            <w:rPr>
              <w:noProof/>
              <w:webHidden/>
            </w:rPr>
            <w:fldChar w:fldCharType="separate"/>
          </w:r>
          <w:r w:rsidR="00057756">
            <w:rPr>
              <w:noProof/>
              <w:webHidden/>
            </w:rPr>
            <w:t>23</w:t>
          </w:r>
          <w:ins w:id="134" w:author="Shaoyang Wang" w:date="2017-06-01T16:15:00Z">
            <w:r>
              <w:rPr>
                <w:noProof/>
                <w:webHidden/>
              </w:rPr>
              <w:fldChar w:fldCharType="end"/>
            </w:r>
            <w:r w:rsidRPr="00F859F5">
              <w:rPr>
                <w:rStyle w:val="af2"/>
                <w:noProof/>
              </w:rPr>
              <w:fldChar w:fldCharType="end"/>
            </w:r>
          </w:ins>
        </w:p>
        <w:p w14:paraId="4966CF7B" w14:textId="2A8F00E6" w:rsidR="0046767E" w:rsidRDefault="0046767E">
          <w:pPr>
            <w:pStyle w:val="10"/>
            <w:tabs>
              <w:tab w:val="left" w:pos="397"/>
              <w:tab w:val="right" w:leader="dot" w:pos="9061"/>
            </w:tabs>
            <w:rPr>
              <w:ins w:id="135" w:author="Shaoyang Wang" w:date="2017-06-01T16:15:00Z"/>
              <w:rFonts w:asciiTheme="minorHAnsi" w:eastAsiaTheme="minorEastAsia" w:hAnsiTheme="minorHAnsi" w:cstheme="minorBidi"/>
              <w:noProof/>
              <w:sz w:val="21"/>
              <w:szCs w:val="22"/>
            </w:rPr>
          </w:pPr>
          <w:ins w:id="136"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"_Toc484097120"</w:instrText>
            </w:r>
            <w:r w:rsidRPr="00F859F5">
              <w:rPr>
                <w:rStyle w:val="af2"/>
                <w:noProof/>
              </w:rPr>
              <w:instrText xml:space="preserve"> </w:instrText>
            </w:r>
            <w:r w:rsidRPr="00F859F5">
              <w:rPr>
                <w:rStyle w:val="af2"/>
                <w:noProof/>
              </w:rPr>
              <w:fldChar w:fldCharType="separate"/>
            </w:r>
            <w:r w:rsidRPr="00F859F5">
              <w:rPr>
                <w:rStyle w:val="af2"/>
                <w:noProof/>
              </w:rPr>
              <w:t>4</w:t>
            </w:r>
            <w:r>
              <w:rPr>
                <w:rFonts w:asciiTheme="minorHAnsi" w:eastAsiaTheme="minorEastAsia" w:hAnsiTheme="minorHAnsi" w:cstheme="minorBidi"/>
                <w:noProof/>
                <w:sz w:val="21"/>
                <w:szCs w:val="22"/>
              </w:rPr>
              <w:tab/>
            </w:r>
            <w:r w:rsidRPr="00F859F5">
              <w:rPr>
                <w:rStyle w:val="af2"/>
                <w:noProof/>
              </w:rPr>
              <w:t>算法实现</w:t>
            </w:r>
            <w:r>
              <w:rPr>
                <w:noProof/>
                <w:webHidden/>
              </w:rPr>
              <w:tab/>
            </w:r>
            <w:r>
              <w:rPr>
                <w:noProof/>
                <w:webHidden/>
              </w:rPr>
              <w:fldChar w:fldCharType="begin"/>
            </w:r>
            <w:r>
              <w:rPr>
                <w:noProof/>
                <w:webHidden/>
              </w:rPr>
              <w:instrText xml:space="preserve"> PAGEREF _Toc484097120 \h </w:instrText>
            </w:r>
          </w:ins>
          <w:r>
            <w:rPr>
              <w:noProof/>
              <w:webHidden/>
            </w:rPr>
          </w:r>
          <w:r>
            <w:rPr>
              <w:noProof/>
              <w:webHidden/>
            </w:rPr>
            <w:fldChar w:fldCharType="separate"/>
          </w:r>
          <w:r w:rsidR="00057756">
            <w:rPr>
              <w:noProof/>
              <w:webHidden/>
            </w:rPr>
            <w:t>24</w:t>
          </w:r>
          <w:ins w:id="137" w:author="Shaoyang Wang" w:date="2017-06-01T16:15:00Z">
            <w:r>
              <w:rPr>
                <w:noProof/>
                <w:webHidden/>
              </w:rPr>
              <w:fldChar w:fldCharType="end"/>
            </w:r>
            <w:r w:rsidRPr="00F859F5">
              <w:rPr>
                <w:rStyle w:val="af2"/>
                <w:noProof/>
              </w:rPr>
              <w:fldChar w:fldCharType="end"/>
            </w:r>
          </w:ins>
        </w:p>
        <w:p w14:paraId="08327442" w14:textId="7A57F260" w:rsidR="0046767E" w:rsidRDefault="0046767E">
          <w:pPr>
            <w:pStyle w:val="23"/>
            <w:tabs>
              <w:tab w:val="right" w:leader="dot" w:pos="9061"/>
            </w:tabs>
            <w:rPr>
              <w:ins w:id="138" w:author="Shaoyang Wang" w:date="2017-06-01T16:15:00Z"/>
              <w:rFonts w:asciiTheme="minorHAnsi" w:eastAsiaTheme="minorEastAsia" w:hAnsiTheme="minorHAnsi" w:cstheme="minorBidi"/>
              <w:noProof/>
              <w:sz w:val="21"/>
              <w:szCs w:val="22"/>
            </w:rPr>
          </w:pPr>
          <w:ins w:id="139"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"_Toc484097121"</w:instrText>
            </w:r>
            <w:r w:rsidRPr="00F859F5">
              <w:rPr>
                <w:rStyle w:val="af2"/>
                <w:noProof/>
              </w:rPr>
              <w:instrText xml:space="preserve"> </w:instrText>
            </w:r>
            <w:r w:rsidRPr="00F859F5">
              <w:rPr>
                <w:rStyle w:val="af2"/>
                <w:noProof/>
              </w:rPr>
              <w:fldChar w:fldCharType="separate"/>
            </w:r>
            <w:r w:rsidRPr="00F859F5">
              <w:rPr>
                <w:rStyle w:val="af2"/>
                <w:noProof/>
              </w:rPr>
              <w:t xml:space="preserve">4.1 </w:t>
            </w:r>
            <w:r w:rsidRPr="00F859F5">
              <w:rPr>
                <w:rStyle w:val="af2"/>
                <w:noProof/>
              </w:rPr>
              <w:t>开发环境</w:t>
            </w:r>
            <w:r>
              <w:rPr>
                <w:noProof/>
                <w:webHidden/>
              </w:rPr>
              <w:tab/>
            </w:r>
            <w:r>
              <w:rPr>
                <w:noProof/>
                <w:webHidden/>
              </w:rPr>
              <w:fldChar w:fldCharType="begin"/>
            </w:r>
            <w:r>
              <w:rPr>
                <w:noProof/>
                <w:webHidden/>
              </w:rPr>
              <w:instrText xml:space="preserve"> PAGEREF _Toc484097121 \h </w:instrText>
            </w:r>
          </w:ins>
          <w:r>
            <w:rPr>
              <w:noProof/>
              <w:webHidden/>
            </w:rPr>
          </w:r>
          <w:r>
            <w:rPr>
              <w:noProof/>
              <w:webHidden/>
            </w:rPr>
            <w:fldChar w:fldCharType="separate"/>
          </w:r>
          <w:r w:rsidR="00057756">
            <w:rPr>
              <w:noProof/>
              <w:webHidden/>
            </w:rPr>
            <w:t>24</w:t>
          </w:r>
          <w:ins w:id="140" w:author="Shaoyang Wang" w:date="2017-06-01T16:15:00Z">
            <w:r>
              <w:rPr>
                <w:noProof/>
                <w:webHidden/>
              </w:rPr>
              <w:fldChar w:fldCharType="end"/>
            </w:r>
            <w:r w:rsidRPr="00F859F5">
              <w:rPr>
                <w:rStyle w:val="af2"/>
                <w:noProof/>
              </w:rPr>
              <w:fldChar w:fldCharType="end"/>
            </w:r>
          </w:ins>
        </w:p>
        <w:p w14:paraId="12A2C1E6" w14:textId="0DB3FDE1" w:rsidR="0046767E" w:rsidRDefault="0046767E">
          <w:pPr>
            <w:pStyle w:val="23"/>
            <w:tabs>
              <w:tab w:val="right" w:leader="dot" w:pos="9061"/>
            </w:tabs>
            <w:rPr>
              <w:ins w:id="141" w:author="Shaoyang Wang" w:date="2017-06-01T16:15:00Z"/>
              <w:rFonts w:asciiTheme="minorHAnsi" w:eastAsiaTheme="minorEastAsia" w:hAnsiTheme="minorHAnsi" w:cstheme="minorBidi"/>
              <w:noProof/>
              <w:sz w:val="21"/>
              <w:szCs w:val="22"/>
            </w:rPr>
          </w:pPr>
          <w:ins w:id="142"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"_Toc484097122"</w:instrText>
            </w:r>
            <w:r w:rsidRPr="00F859F5">
              <w:rPr>
                <w:rStyle w:val="af2"/>
                <w:noProof/>
              </w:rPr>
              <w:instrText xml:space="preserve"> </w:instrText>
            </w:r>
            <w:r w:rsidRPr="00F859F5">
              <w:rPr>
                <w:rStyle w:val="af2"/>
                <w:noProof/>
              </w:rPr>
              <w:fldChar w:fldCharType="separate"/>
            </w:r>
            <w:r w:rsidRPr="00F859F5">
              <w:rPr>
                <w:rStyle w:val="af2"/>
                <w:noProof/>
              </w:rPr>
              <w:t xml:space="preserve">4.2 </w:t>
            </w:r>
            <w:r w:rsidRPr="00F859F5">
              <w:rPr>
                <w:rStyle w:val="af2"/>
                <w:noProof/>
              </w:rPr>
              <w:t>系统架构及实现</w:t>
            </w:r>
            <w:r>
              <w:rPr>
                <w:noProof/>
                <w:webHidden/>
              </w:rPr>
              <w:tab/>
            </w:r>
            <w:r>
              <w:rPr>
                <w:noProof/>
                <w:webHidden/>
              </w:rPr>
              <w:fldChar w:fldCharType="begin"/>
            </w:r>
            <w:r>
              <w:rPr>
                <w:noProof/>
                <w:webHidden/>
              </w:rPr>
              <w:instrText xml:space="preserve"> PAGEREF _Toc484097122 \h </w:instrText>
            </w:r>
          </w:ins>
          <w:r>
            <w:rPr>
              <w:noProof/>
              <w:webHidden/>
            </w:rPr>
          </w:r>
          <w:r>
            <w:rPr>
              <w:noProof/>
              <w:webHidden/>
            </w:rPr>
            <w:fldChar w:fldCharType="separate"/>
          </w:r>
          <w:r w:rsidR="00057756">
            <w:rPr>
              <w:noProof/>
              <w:webHidden/>
            </w:rPr>
            <w:t>24</w:t>
          </w:r>
          <w:ins w:id="143" w:author="Shaoyang Wang" w:date="2017-06-01T16:15:00Z">
            <w:r>
              <w:rPr>
                <w:noProof/>
                <w:webHidden/>
              </w:rPr>
              <w:fldChar w:fldCharType="end"/>
            </w:r>
            <w:r w:rsidRPr="00F859F5">
              <w:rPr>
                <w:rStyle w:val="af2"/>
                <w:noProof/>
              </w:rPr>
              <w:fldChar w:fldCharType="end"/>
            </w:r>
          </w:ins>
        </w:p>
        <w:p w14:paraId="08F557B2" w14:textId="44B541C0" w:rsidR="0046767E" w:rsidRDefault="0046767E">
          <w:pPr>
            <w:pStyle w:val="31"/>
            <w:tabs>
              <w:tab w:val="right" w:leader="dot" w:pos="9061"/>
            </w:tabs>
            <w:rPr>
              <w:ins w:id="144" w:author="Shaoyang Wang" w:date="2017-06-01T16:15:00Z"/>
              <w:rFonts w:asciiTheme="minorHAnsi" w:eastAsiaTheme="minorEastAsia" w:hAnsiTheme="minorHAnsi" w:cstheme="minorBidi"/>
              <w:noProof/>
              <w:sz w:val="21"/>
              <w:szCs w:val="22"/>
            </w:rPr>
          </w:pPr>
          <w:ins w:id="145"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"_Toc484097123"</w:instrText>
            </w:r>
            <w:r w:rsidRPr="00F859F5">
              <w:rPr>
                <w:rStyle w:val="af2"/>
                <w:noProof/>
              </w:rPr>
              <w:instrText xml:space="preserve"> </w:instrText>
            </w:r>
            <w:r w:rsidRPr="00F859F5">
              <w:rPr>
                <w:rStyle w:val="af2"/>
                <w:noProof/>
              </w:rPr>
              <w:fldChar w:fldCharType="separate"/>
            </w:r>
            <w:r w:rsidRPr="00F859F5">
              <w:rPr>
                <w:rStyle w:val="af2"/>
                <w:noProof/>
              </w:rPr>
              <w:t xml:space="preserve">4.2.1 </w:t>
            </w:r>
            <w:r w:rsidRPr="00F859F5">
              <w:rPr>
                <w:rStyle w:val="af2"/>
                <w:noProof/>
              </w:rPr>
              <w:t>数据解析和预处理模块</w:t>
            </w:r>
            <w:r>
              <w:rPr>
                <w:noProof/>
                <w:webHidden/>
              </w:rPr>
              <w:tab/>
            </w:r>
            <w:r>
              <w:rPr>
                <w:noProof/>
                <w:webHidden/>
              </w:rPr>
              <w:fldChar w:fldCharType="begin"/>
            </w:r>
            <w:r>
              <w:rPr>
                <w:noProof/>
                <w:webHidden/>
              </w:rPr>
              <w:instrText xml:space="preserve"> PAGEREF _Toc484097123 \h </w:instrText>
            </w:r>
          </w:ins>
          <w:r>
            <w:rPr>
              <w:noProof/>
              <w:webHidden/>
            </w:rPr>
          </w:r>
          <w:r>
            <w:rPr>
              <w:noProof/>
              <w:webHidden/>
            </w:rPr>
            <w:fldChar w:fldCharType="separate"/>
          </w:r>
          <w:r w:rsidR="00057756">
            <w:rPr>
              <w:noProof/>
              <w:webHidden/>
            </w:rPr>
            <w:t>25</w:t>
          </w:r>
          <w:ins w:id="146" w:author="Shaoyang Wang" w:date="2017-06-01T16:15:00Z">
            <w:r>
              <w:rPr>
                <w:noProof/>
                <w:webHidden/>
              </w:rPr>
              <w:fldChar w:fldCharType="end"/>
            </w:r>
            <w:r w:rsidRPr="00F859F5">
              <w:rPr>
                <w:rStyle w:val="af2"/>
                <w:noProof/>
              </w:rPr>
              <w:fldChar w:fldCharType="end"/>
            </w:r>
          </w:ins>
        </w:p>
        <w:p w14:paraId="4731F18D" w14:textId="676BB292" w:rsidR="0046767E" w:rsidRDefault="0046767E">
          <w:pPr>
            <w:pStyle w:val="31"/>
            <w:tabs>
              <w:tab w:val="right" w:leader="dot" w:pos="9061"/>
            </w:tabs>
            <w:rPr>
              <w:ins w:id="147" w:author="Shaoyang Wang" w:date="2017-06-01T16:15:00Z"/>
              <w:rFonts w:asciiTheme="minorHAnsi" w:eastAsiaTheme="minorEastAsia" w:hAnsiTheme="minorHAnsi" w:cstheme="minorBidi"/>
              <w:noProof/>
              <w:sz w:val="21"/>
              <w:szCs w:val="22"/>
            </w:rPr>
          </w:pPr>
          <w:ins w:id="148"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"_Toc484097124"</w:instrText>
            </w:r>
            <w:r w:rsidRPr="00F859F5">
              <w:rPr>
                <w:rStyle w:val="af2"/>
                <w:noProof/>
              </w:rPr>
              <w:instrText xml:space="preserve"> </w:instrText>
            </w:r>
            <w:r w:rsidRPr="00F859F5">
              <w:rPr>
                <w:rStyle w:val="af2"/>
                <w:noProof/>
              </w:rPr>
              <w:fldChar w:fldCharType="separate"/>
            </w:r>
            <w:r w:rsidRPr="00F859F5">
              <w:rPr>
                <w:rStyle w:val="af2"/>
                <w:noProof/>
              </w:rPr>
              <w:t xml:space="preserve">4.2.2 </w:t>
            </w:r>
            <w:r w:rsidRPr="00F859F5">
              <w:rPr>
                <w:rStyle w:val="af2"/>
                <w:noProof/>
              </w:rPr>
              <w:t>种群模块</w:t>
            </w:r>
            <w:r>
              <w:rPr>
                <w:noProof/>
                <w:webHidden/>
              </w:rPr>
              <w:tab/>
            </w:r>
            <w:r>
              <w:rPr>
                <w:noProof/>
                <w:webHidden/>
              </w:rPr>
              <w:fldChar w:fldCharType="begin"/>
            </w:r>
            <w:r>
              <w:rPr>
                <w:noProof/>
                <w:webHidden/>
              </w:rPr>
              <w:instrText xml:space="preserve"> PAGEREF _Toc484097124 \h </w:instrText>
            </w:r>
          </w:ins>
          <w:r>
            <w:rPr>
              <w:noProof/>
              <w:webHidden/>
            </w:rPr>
          </w:r>
          <w:r>
            <w:rPr>
              <w:noProof/>
              <w:webHidden/>
            </w:rPr>
            <w:fldChar w:fldCharType="separate"/>
          </w:r>
          <w:r w:rsidR="00057756">
            <w:rPr>
              <w:noProof/>
              <w:webHidden/>
            </w:rPr>
            <w:t>25</w:t>
          </w:r>
          <w:ins w:id="149" w:author="Shaoyang Wang" w:date="2017-06-01T16:15:00Z">
            <w:r>
              <w:rPr>
                <w:noProof/>
                <w:webHidden/>
              </w:rPr>
              <w:fldChar w:fldCharType="end"/>
            </w:r>
            <w:r w:rsidRPr="00F859F5">
              <w:rPr>
                <w:rStyle w:val="af2"/>
                <w:noProof/>
              </w:rPr>
              <w:fldChar w:fldCharType="end"/>
            </w:r>
          </w:ins>
        </w:p>
        <w:p w14:paraId="620C764D" w14:textId="260FB2FE" w:rsidR="0046767E" w:rsidRDefault="0046767E">
          <w:pPr>
            <w:pStyle w:val="31"/>
            <w:tabs>
              <w:tab w:val="right" w:leader="dot" w:pos="9061"/>
            </w:tabs>
            <w:rPr>
              <w:ins w:id="150" w:author="Shaoyang Wang" w:date="2017-06-01T16:15:00Z"/>
              <w:rFonts w:asciiTheme="minorHAnsi" w:eastAsiaTheme="minorEastAsia" w:hAnsiTheme="minorHAnsi" w:cstheme="minorBidi"/>
              <w:noProof/>
              <w:sz w:val="21"/>
              <w:szCs w:val="22"/>
            </w:rPr>
          </w:pPr>
          <w:ins w:id="151"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"_Toc484097125"</w:instrText>
            </w:r>
            <w:r w:rsidRPr="00F859F5">
              <w:rPr>
                <w:rStyle w:val="af2"/>
                <w:noProof/>
              </w:rPr>
              <w:instrText xml:space="preserve"> </w:instrText>
            </w:r>
            <w:r w:rsidRPr="00F859F5">
              <w:rPr>
                <w:rStyle w:val="af2"/>
                <w:noProof/>
              </w:rPr>
              <w:fldChar w:fldCharType="separate"/>
            </w:r>
            <w:r w:rsidRPr="00F859F5">
              <w:rPr>
                <w:rStyle w:val="af2"/>
                <w:noProof/>
              </w:rPr>
              <w:t xml:space="preserve">4.2.3 </w:t>
            </w:r>
            <w:r w:rsidRPr="00F859F5">
              <w:rPr>
                <w:rStyle w:val="af2"/>
                <w:noProof/>
              </w:rPr>
              <w:t>个体模块</w:t>
            </w:r>
            <w:r>
              <w:rPr>
                <w:noProof/>
                <w:webHidden/>
              </w:rPr>
              <w:tab/>
            </w:r>
            <w:r>
              <w:rPr>
                <w:noProof/>
                <w:webHidden/>
              </w:rPr>
              <w:fldChar w:fldCharType="begin"/>
            </w:r>
            <w:r>
              <w:rPr>
                <w:noProof/>
                <w:webHidden/>
              </w:rPr>
              <w:instrText xml:space="preserve"> PAGEREF _Toc484097125 \h </w:instrText>
            </w:r>
          </w:ins>
          <w:r>
            <w:rPr>
              <w:noProof/>
              <w:webHidden/>
            </w:rPr>
          </w:r>
          <w:r>
            <w:rPr>
              <w:noProof/>
              <w:webHidden/>
            </w:rPr>
            <w:fldChar w:fldCharType="separate"/>
          </w:r>
          <w:r w:rsidR="00057756">
            <w:rPr>
              <w:noProof/>
              <w:webHidden/>
            </w:rPr>
            <w:t>25</w:t>
          </w:r>
          <w:ins w:id="152" w:author="Shaoyang Wang" w:date="2017-06-01T16:15:00Z">
            <w:r>
              <w:rPr>
                <w:noProof/>
                <w:webHidden/>
              </w:rPr>
              <w:fldChar w:fldCharType="end"/>
            </w:r>
            <w:r w:rsidRPr="00F859F5">
              <w:rPr>
                <w:rStyle w:val="af2"/>
                <w:noProof/>
              </w:rPr>
              <w:fldChar w:fldCharType="end"/>
            </w:r>
          </w:ins>
        </w:p>
        <w:p w14:paraId="13235E23" w14:textId="509EBE80" w:rsidR="0046767E" w:rsidRDefault="0046767E">
          <w:pPr>
            <w:pStyle w:val="31"/>
            <w:tabs>
              <w:tab w:val="right" w:leader="dot" w:pos="9061"/>
            </w:tabs>
            <w:rPr>
              <w:ins w:id="153" w:author="Shaoyang Wang" w:date="2017-06-01T16:15:00Z"/>
              <w:rFonts w:asciiTheme="minorHAnsi" w:eastAsiaTheme="minorEastAsia" w:hAnsiTheme="minorHAnsi" w:cstheme="minorBidi"/>
              <w:noProof/>
              <w:sz w:val="21"/>
              <w:szCs w:val="22"/>
            </w:rPr>
          </w:pPr>
          <w:ins w:id="154"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"_Toc484097126"</w:instrText>
            </w:r>
            <w:r w:rsidRPr="00F859F5">
              <w:rPr>
                <w:rStyle w:val="af2"/>
                <w:noProof/>
              </w:rPr>
              <w:instrText xml:space="preserve"> </w:instrText>
            </w:r>
            <w:r w:rsidRPr="00F859F5">
              <w:rPr>
                <w:rStyle w:val="af2"/>
                <w:noProof/>
              </w:rPr>
              <w:fldChar w:fldCharType="separate"/>
            </w:r>
            <w:r w:rsidRPr="00F859F5">
              <w:rPr>
                <w:rStyle w:val="af2"/>
                <w:noProof/>
              </w:rPr>
              <w:t xml:space="preserve">4.2.4 </w:t>
            </w:r>
            <w:r w:rsidRPr="00F859F5">
              <w:rPr>
                <w:rStyle w:val="af2"/>
                <w:noProof/>
              </w:rPr>
              <w:t>演化模块</w:t>
            </w:r>
            <w:r>
              <w:rPr>
                <w:noProof/>
                <w:webHidden/>
              </w:rPr>
              <w:tab/>
            </w:r>
            <w:r>
              <w:rPr>
                <w:noProof/>
                <w:webHidden/>
              </w:rPr>
              <w:fldChar w:fldCharType="begin"/>
            </w:r>
            <w:r>
              <w:rPr>
                <w:noProof/>
                <w:webHidden/>
              </w:rPr>
              <w:instrText xml:space="preserve"> PAGEREF _Toc484097126 \h </w:instrText>
            </w:r>
          </w:ins>
          <w:r>
            <w:rPr>
              <w:noProof/>
              <w:webHidden/>
            </w:rPr>
          </w:r>
          <w:r>
            <w:rPr>
              <w:noProof/>
              <w:webHidden/>
            </w:rPr>
            <w:fldChar w:fldCharType="separate"/>
          </w:r>
          <w:r w:rsidR="00057756">
            <w:rPr>
              <w:noProof/>
              <w:webHidden/>
            </w:rPr>
            <w:t>26</w:t>
          </w:r>
          <w:ins w:id="155" w:author="Shaoyang Wang" w:date="2017-06-01T16:15:00Z">
            <w:r>
              <w:rPr>
                <w:noProof/>
                <w:webHidden/>
              </w:rPr>
              <w:fldChar w:fldCharType="end"/>
            </w:r>
            <w:r w:rsidRPr="00F859F5">
              <w:rPr>
                <w:rStyle w:val="af2"/>
                <w:noProof/>
              </w:rPr>
              <w:fldChar w:fldCharType="end"/>
            </w:r>
          </w:ins>
        </w:p>
        <w:p w14:paraId="4EDF2959" w14:textId="7AD84E9D" w:rsidR="0046767E" w:rsidRDefault="0046767E">
          <w:pPr>
            <w:pStyle w:val="31"/>
            <w:tabs>
              <w:tab w:val="right" w:leader="dot" w:pos="9061"/>
            </w:tabs>
            <w:rPr>
              <w:ins w:id="156" w:author="Shaoyang Wang" w:date="2017-06-01T16:15:00Z"/>
              <w:rFonts w:asciiTheme="minorHAnsi" w:eastAsiaTheme="minorEastAsia" w:hAnsiTheme="minorHAnsi" w:cstheme="minorBidi"/>
              <w:noProof/>
              <w:sz w:val="21"/>
              <w:szCs w:val="22"/>
            </w:rPr>
          </w:pPr>
          <w:ins w:id="157"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"_Toc484097127"</w:instrText>
            </w:r>
            <w:r w:rsidRPr="00F859F5">
              <w:rPr>
                <w:rStyle w:val="af2"/>
                <w:noProof/>
              </w:rPr>
              <w:instrText xml:space="preserve"> </w:instrText>
            </w:r>
            <w:r w:rsidRPr="00F859F5">
              <w:rPr>
                <w:rStyle w:val="af2"/>
                <w:noProof/>
              </w:rPr>
              <w:fldChar w:fldCharType="separate"/>
            </w:r>
            <w:r w:rsidRPr="00F859F5">
              <w:rPr>
                <w:rStyle w:val="af2"/>
                <w:noProof/>
              </w:rPr>
              <w:t xml:space="preserve">4.2.5 </w:t>
            </w:r>
            <w:r w:rsidRPr="00F859F5">
              <w:rPr>
                <w:rStyle w:val="af2"/>
                <w:noProof/>
              </w:rPr>
              <w:t>基于</w:t>
            </w:r>
            <w:r w:rsidRPr="00F859F5">
              <w:rPr>
                <w:rStyle w:val="af2"/>
                <w:noProof/>
              </w:rPr>
              <w:t>CPU</w:t>
            </w:r>
            <w:r w:rsidRPr="00F859F5">
              <w:rPr>
                <w:rStyle w:val="af2"/>
                <w:noProof/>
              </w:rPr>
              <w:t>的适应度计算模块</w:t>
            </w:r>
            <w:r>
              <w:rPr>
                <w:noProof/>
                <w:webHidden/>
              </w:rPr>
              <w:tab/>
            </w:r>
            <w:r>
              <w:rPr>
                <w:noProof/>
                <w:webHidden/>
              </w:rPr>
              <w:fldChar w:fldCharType="begin"/>
            </w:r>
            <w:r>
              <w:rPr>
                <w:noProof/>
                <w:webHidden/>
              </w:rPr>
              <w:instrText xml:space="preserve"> PAGEREF _Toc484097127 \h </w:instrText>
            </w:r>
          </w:ins>
          <w:r>
            <w:rPr>
              <w:noProof/>
              <w:webHidden/>
            </w:rPr>
          </w:r>
          <w:r>
            <w:rPr>
              <w:noProof/>
              <w:webHidden/>
            </w:rPr>
            <w:fldChar w:fldCharType="separate"/>
          </w:r>
          <w:r w:rsidR="00057756">
            <w:rPr>
              <w:noProof/>
              <w:webHidden/>
            </w:rPr>
            <w:t>26</w:t>
          </w:r>
          <w:ins w:id="158" w:author="Shaoyang Wang" w:date="2017-06-01T16:15:00Z">
            <w:r>
              <w:rPr>
                <w:noProof/>
                <w:webHidden/>
              </w:rPr>
              <w:fldChar w:fldCharType="end"/>
            </w:r>
            <w:r w:rsidRPr="00F859F5">
              <w:rPr>
                <w:rStyle w:val="af2"/>
                <w:noProof/>
              </w:rPr>
              <w:fldChar w:fldCharType="end"/>
            </w:r>
          </w:ins>
        </w:p>
        <w:p w14:paraId="624223DB" w14:textId="3BFB3175" w:rsidR="0046767E" w:rsidRDefault="0046767E">
          <w:pPr>
            <w:pStyle w:val="31"/>
            <w:tabs>
              <w:tab w:val="right" w:leader="dot" w:pos="9061"/>
            </w:tabs>
            <w:rPr>
              <w:ins w:id="159" w:author="Shaoyang Wang" w:date="2017-06-01T16:15:00Z"/>
              <w:rFonts w:asciiTheme="minorHAnsi" w:eastAsiaTheme="minorEastAsia" w:hAnsiTheme="minorHAnsi" w:cstheme="minorBidi"/>
              <w:noProof/>
              <w:sz w:val="21"/>
              <w:szCs w:val="22"/>
            </w:rPr>
          </w:pPr>
          <w:ins w:id="160"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"_Toc484097128"</w:instrText>
            </w:r>
            <w:r w:rsidRPr="00F859F5">
              <w:rPr>
                <w:rStyle w:val="af2"/>
                <w:noProof/>
              </w:rPr>
              <w:instrText xml:space="preserve"> </w:instrText>
            </w:r>
            <w:r w:rsidRPr="00F859F5">
              <w:rPr>
                <w:rStyle w:val="af2"/>
                <w:noProof/>
              </w:rPr>
              <w:fldChar w:fldCharType="separate"/>
            </w:r>
            <w:r w:rsidRPr="00F859F5">
              <w:rPr>
                <w:rStyle w:val="af2"/>
                <w:noProof/>
              </w:rPr>
              <w:t xml:space="preserve">4.2.6 </w:t>
            </w:r>
            <w:r w:rsidRPr="00F859F5">
              <w:rPr>
                <w:rStyle w:val="af2"/>
                <w:noProof/>
              </w:rPr>
              <w:t>基于</w:t>
            </w:r>
            <w:r w:rsidRPr="00F859F5">
              <w:rPr>
                <w:rStyle w:val="af2"/>
                <w:noProof/>
              </w:rPr>
              <w:t>GPU</w:t>
            </w:r>
            <w:r w:rsidRPr="00F859F5">
              <w:rPr>
                <w:rStyle w:val="af2"/>
                <w:noProof/>
              </w:rPr>
              <w:t>的适应度计算模块</w:t>
            </w:r>
            <w:r>
              <w:rPr>
                <w:noProof/>
                <w:webHidden/>
              </w:rPr>
              <w:tab/>
            </w:r>
            <w:r>
              <w:rPr>
                <w:noProof/>
                <w:webHidden/>
              </w:rPr>
              <w:fldChar w:fldCharType="begin"/>
            </w:r>
            <w:r>
              <w:rPr>
                <w:noProof/>
                <w:webHidden/>
              </w:rPr>
              <w:instrText xml:space="preserve"> PAGEREF _Toc484097128 \h </w:instrText>
            </w:r>
          </w:ins>
          <w:r>
            <w:rPr>
              <w:noProof/>
              <w:webHidden/>
            </w:rPr>
          </w:r>
          <w:r>
            <w:rPr>
              <w:noProof/>
              <w:webHidden/>
            </w:rPr>
            <w:fldChar w:fldCharType="separate"/>
          </w:r>
          <w:r w:rsidR="00057756">
            <w:rPr>
              <w:noProof/>
              <w:webHidden/>
            </w:rPr>
            <w:t>27</w:t>
          </w:r>
          <w:ins w:id="161" w:author="Shaoyang Wang" w:date="2017-06-01T16:15:00Z">
            <w:r>
              <w:rPr>
                <w:noProof/>
                <w:webHidden/>
              </w:rPr>
              <w:fldChar w:fldCharType="end"/>
            </w:r>
            <w:r w:rsidRPr="00F859F5">
              <w:rPr>
                <w:rStyle w:val="af2"/>
                <w:noProof/>
              </w:rPr>
              <w:fldChar w:fldCharType="end"/>
            </w:r>
          </w:ins>
        </w:p>
        <w:p w14:paraId="1E667150" w14:textId="121334C6" w:rsidR="0046767E" w:rsidRDefault="0046767E">
          <w:pPr>
            <w:pStyle w:val="31"/>
            <w:tabs>
              <w:tab w:val="right" w:leader="dot" w:pos="9061"/>
            </w:tabs>
            <w:rPr>
              <w:ins w:id="162" w:author="Shaoyang Wang" w:date="2017-06-01T16:15:00Z"/>
              <w:rFonts w:asciiTheme="minorHAnsi" w:eastAsiaTheme="minorEastAsia" w:hAnsiTheme="minorHAnsi" w:cstheme="minorBidi"/>
              <w:noProof/>
              <w:sz w:val="21"/>
              <w:szCs w:val="22"/>
            </w:rPr>
          </w:pPr>
          <w:ins w:id="163"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"_Toc484097129"</w:instrText>
            </w:r>
            <w:r w:rsidRPr="00F859F5">
              <w:rPr>
                <w:rStyle w:val="af2"/>
                <w:noProof/>
              </w:rPr>
              <w:instrText xml:space="preserve"> </w:instrText>
            </w:r>
            <w:r w:rsidRPr="00F859F5">
              <w:rPr>
                <w:rStyle w:val="af2"/>
                <w:noProof/>
              </w:rPr>
              <w:fldChar w:fldCharType="separate"/>
            </w:r>
            <w:r w:rsidRPr="00F859F5">
              <w:rPr>
                <w:rStyle w:val="af2"/>
                <w:noProof/>
              </w:rPr>
              <w:t xml:space="preserve">4.2.7 </w:t>
            </w:r>
            <w:r w:rsidRPr="00F859F5">
              <w:rPr>
                <w:rStyle w:val="af2"/>
                <w:noProof/>
              </w:rPr>
              <w:t>遗传算法训练模块</w:t>
            </w:r>
            <w:r>
              <w:rPr>
                <w:noProof/>
                <w:webHidden/>
              </w:rPr>
              <w:tab/>
            </w:r>
            <w:r>
              <w:rPr>
                <w:noProof/>
                <w:webHidden/>
              </w:rPr>
              <w:fldChar w:fldCharType="begin"/>
            </w:r>
            <w:r>
              <w:rPr>
                <w:noProof/>
                <w:webHidden/>
              </w:rPr>
              <w:instrText xml:space="preserve"> PAGEREF _Toc484097129 \h </w:instrText>
            </w:r>
          </w:ins>
          <w:r>
            <w:rPr>
              <w:noProof/>
              <w:webHidden/>
            </w:rPr>
          </w:r>
          <w:r>
            <w:rPr>
              <w:noProof/>
              <w:webHidden/>
            </w:rPr>
            <w:fldChar w:fldCharType="separate"/>
          </w:r>
          <w:r w:rsidR="00057756">
            <w:rPr>
              <w:noProof/>
              <w:webHidden/>
            </w:rPr>
            <w:t>27</w:t>
          </w:r>
          <w:ins w:id="164" w:author="Shaoyang Wang" w:date="2017-06-01T16:15:00Z">
            <w:r>
              <w:rPr>
                <w:noProof/>
                <w:webHidden/>
              </w:rPr>
              <w:fldChar w:fldCharType="end"/>
            </w:r>
            <w:r w:rsidRPr="00F859F5">
              <w:rPr>
                <w:rStyle w:val="af2"/>
                <w:noProof/>
              </w:rPr>
              <w:fldChar w:fldCharType="end"/>
            </w:r>
          </w:ins>
        </w:p>
        <w:p w14:paraId="5B15BAFD" w14:textId="6E9F981D" w:rsidR="0046767E" w:rsidRDefault="0046767E">
          <w:pPr>
            <w:pStyle w:val="31"/>
            <w:tabs>
              <w:tab w:val="right" w:leader="dot" w:pos="9061"/>
            </w:tabs>
            <w:rPr>
              <w:ins w:id="165" w:author="Shaoyang Wang" w:date="2017-06-01T16:15:00Z"/>
              <w:rFonts w:asciiTheme="minorHAnsi" w:eastAsiaTheme="minorEastAsia" w:hAnsiTheme="minorHAnsi" w:cstheme="minorBidi"/>
              <w:noProof/>
              <w:sz w:val="21"/>
              <w:szCs w:val="22"/>
            </w:rPr>
          </w:pPr>
          <w:ins w:id="166"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"_Toc484097130"</w:instrText>
            </w:r>
            <w:r w:rsidRPr="00F859F5">
              <w:rPr>
                <w:rStyle w:val="af2"/>
                <w:noProof/>
              </w:rPr>
              <w:instrText xml:space="preserve"> </w:instrText>
            </w:r>
            <w:r w:rsidRPr="00F859F5">
              <w:rPr>
                <w:rStyle w:val="af2"/>
                <w:noProof/>
              </w:rPr>
              <w:fldChar w:fldCharType="separate"/>
            </w:r>
            <w:r w:rsidRPr="00F859F5">
              <w:rPr>
                <w:rStyle w:val="af2"/>
                <w:noProof/>
              </w:rPr>
              <w:t xml:space="preserve">4.2.8 </w:t>
            </w:r>
            <w:r w:rsidRPr="00F859F5">
              <w:rPr>
                <w:rStyle w:val="af2"/>
                <w:noProof/>
              </w:rPr>
              <w:t>人工神经网络训练模块</w:t>
            </w:r>
            <w:r>
              <w:rPr>
                <w:noProof/>
                <w:webHidden/>
              </w:rPr>
              <w:tab/>
            </w:r>
            <w:r>
              <w:rPr>
                <w:noProof/>
                <w:webHidden/>
              </w:rPr>
              <w:fldChar w:fldCharType="begin"/>
            </w:r>
            <w:r>
              <w:rPr>
                <w:noProof/>
                <w:webHidden/>
              </w:rPr>
              <w:instrText xml:space="preserve"> PAGEREF _Toc484097130 \h </w:instrText>
            </w:r>
          </w:ins>
          <w:r>
            <w:rPr>
              <w:noProof/>
              <w:webHidden/>
            </w:rPr>
          </w:r>
          <w:r>
            <w:rPr>
              <w:noProof/>
              <w:webHidden/>
            </w:rPr>
            <w:fldChar w:fldCharType="separate"/>
          </w:r>
          <w:r w:rsidR="00057756">
            <w:rPr>
              <w:noProof/>
              <w:webHidden/>
            </w:rPr>
            <w:t>28</w:t>
          </w:r>
          <w:ins w:id="167" w:author="Shaoyang Wang" w:date="2017-06-01T16:15:00Z">
            <w:r>
              <w:rPr>
                <w:noProof/>
                <w:webHidden/>
              </w:rPr>
              <w:fldChar w:fldCharType="end"/>
            </w:r>
            <w:r w:rsidRPr="00F859F5">
              <w:rPr>
                <w:rStyle w:val="af2"/>
                <w:noProof/>
              </w:rPr>
              <w:fldChar w:fldCharType="end"/>
            </w:r>
          </w:ins>
        </w:p>
        <w:p w14:paraId="6BB36D33" w14:textId="187726B8" w:rsidR="0046767E" w:rsidRDefault="0046767E">
          <w:pPr>
            <w:pStyle w:val="31"/>
            <w:tabs>
              <w:tab w:val="right" w:leader="dot" w:pos="9061"/>
            </w:tabs>
            <w:rPr>
              <w:ins w:id="168" w:author="Shaoyang Wang" w:date="2017-06-01T16:15:00Z"/>
              <w:rFonts w:asciiTheme="minorHAnsi" w:eastAsiaTheme="minorEastAsia" w:hAnsiTheme="minorHAnsi" w:cstheme="minorBidi"/>
              <w:noProof/>
              <w:sz w:val="21"/>
              <w:szCs w:val="22"/>
            </w:rPr>
          </w:pPr>
          <w:ins w:id="169"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"_Toc484097131"</w:instrText>
            </w:r>
            <w:r w:rsidRPr="00F859F5">
              <w:rPr>
                <w:rStyle w:val="af2"/>
                <w:noProof/>
              </w:rPr>
              <w:instrText xml:space="preserve"> </w:instrText>
            </w:r>
            <w:r w:rsidRPr="00F859F5">
              <w:rPr>
                <w:rStyle w:val="af2"/>
                <w:noProof/>
              </w:rPr>
              <w:fldChar w:fldCharType="separate"/>
            </w:r>
            <w:r w:rsidRPr="00F859F5">
              <w:rPr>
                <w:rStyle w:val="af2"/>
                <w:noProof/>
              </w:rPr>
              <w:t xml:space="preserve">4.2.9 </w:t>
            </w:r>
            <w:r w:rsidRPr="00F859F5">
              <w:rPr>
                <w:rStyle w:val="af2"/>
                <w:noProof/>
              </w:rPr>
              <w:t>测试模块</w:t>
            </w:r>
            <w:r>
              <w:rPr>
                <w:noProof/>
                <w:webHidden/>
              </w:rPr>
              <w:tab/>
            </w:r>
            <w:r>
              <w:rPr>
                <w:noProof/>
                <w:webHidden/>
              </w:rPr>
              <w:fldChar w:fldCharType="begin"/>
            </w:r>
            <w:r>
              <w:rPr>
                <w:noProof/>
                <w:webHidden/>
              </w:rPr>
              <w:instrText xml:space="preserve"> PAGEREF _Toc484097131 \h </w:instrText>
            </w:r>
          </w:ins>
          <w:r>
            <w:rPr>
              <w:noProof/>
              <w:webHidden/>
            </w:rPr>
          </w:r>
          <w:r>
            <w:rPr>
              <w:noProof/>
              <w:webHidden/>
            </w:rPr>
            <w:fldChar w:fldCharType="separate"/>
          </w:r>
          <w:r w:rsidR="00057756">
            <w:rPr>
              <w:noProof/>
              <w:webHidden/>
            </w:rPr>
            <w:t>28</w:t>
          </w:r>
          <w:ins w:id="170" w:author="Shaoyang Wang" w:date="2017-06-01T16:15:00Z">
            <w:r>
              <w:rPr>
                <w:noProof/>
                <w:webHidden/>
              </w:rPr>
              <w:fldChar w:fldCharType="end"/>
            </w:r>
            <w:r w:rsidRPr="00F859F5">
              <w:rPr>
                <w:rStyle w:val="af2"/>
                <w:noProof/>
              </w:rPr>
              <w:fldChar w:fldCharType="end"/>
            </w:r>
          </w:ins>
        </w:p>
        <w:p w14:paraId="5D712FF1" w14:textId="7C993E5A" w:rsidR="0046767E" w:rsidRDefault="0046767E">
          <w:pPr>
            <w:pStyle w:val="10"/>
            <w:tabs>
              <w:tab w:val="left" w:pos="397"/>
              <w:tab w:val="right" w:leader="dot" w:pos="9061"/>
            </w:tabs>
            <w:rPr>
              <w:ins w:id="171" w:author="Shaoyang Wang" w:date="2017-06-01T16:15:00Z"/>
              <w:rFonts w:asciiTheme="minorHAnsi" w:eastAsiaTheme="minorEastAsia" w:hAnsiTheme="minorHAnsi" w:cstheme="minorBidi"/>
              <w:noProof/>
              <w:sz w:val="21"/>
              <w:szCs w:val="22"/>
            </w:rPr>
          </w:pPr>
          <w:ins w:id="172"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"_Toc484097132"</w:instrText>
            </w:r>
            <w:r w:rsidRPr="00F859F5">
              <w:rPr>
                <w:rStyle w:val="af2"/>
                <w:noProof/>
              </w:rPr>
              <w:instrText xml:space="preserve"> </w:instrText>
            </w:r>
            <w:r w:rsidRPr="00F859F5">
              <w:rPr>
                <w:rStyle w:val="af2"/>
                <w:noProof/>
              </w:rPr>
              <w:fldChar w:fldCharType="separate"/>
            </w:r>
            <w:r w:rsidRPr="00F859F5">
              <w:rPr>
                <w:rStyle w:val="af2"/>
                <w:noProof/>
              </w:rPr>
              <w:t>5</w:t>
            </w:r>
            <w:r>
              <w:rPr>
                <w:rFonts w:asciiTheme="minorHAnsi" w:eastAsiaTheme="minorEastAsia" w:hAnsiTheme="minorHAnsi" w:cstheme="minorBidi"/>
                <w:noProof/>
                <w:sz w:val="21"/>
                <w:szCs w:val="22"/>
              </w:rPr>
              <w:tab/>
            </w:r>
            <w:r w:rsidRPr="00F859F5">
              <w:rPr>
                <w:rStyle w:val="af2"/>
                <w:noProof/>
              </w:rPr>
              <w:t>实验验证</w:t>
            </w:r>
            <w:r>
              <w:rPr>
                <w:noProof/>
                <w:webHidden/>
              </w:rPr>
              <w:tab/>
            </w:r>
            <w:r>
              <w:rPr>
                <w:noProof/>
                <w:webHidden/>
              </w:rPr>
              <w:fldChar w:fldCharType="begin"/>
            </w:r>
            <w:r>
              <w:rPr>
                <w:noProof/>
                <w:webHidden/>
              </w:rPr>
              <w:instrText xml:space="preserve"> PAGEREF _Toc484097132 \h </w:instrText>
            </w:r>
          </w:ins>
          <w:r>
            <w:rPr>
              <w:noProof/>
              <w:webHidden/>
            </w:rPr>
          </w:r>
          <w:r>
            <w:rPr>
              <w:noProof/>
              <w:webHidden/>
            </w:rPr>
            <w:fldChar w:fldCharType="separate"/>
          </w:r>
          <w:r w:rsidR="00057756">
            <w:rPr>
              <w:noProof/>
              <w:webHidden/>
            </w:rPr>
            <w:t>29</w:t>
          </w:r>
          <w:ins w:id="173" w:author="Shaoyang Wang" w:date="2017-06-01T16:15:00Z">
            <w:r>
              <w:rPr>
                <w:noProof/>
                <w:webHidden/>
              </w:rPr>
              <w:fldChar w:fldCharType="end"/>
            </w:r>
            <w:r w:rsidRPr="00F859F5">
              <w:rPr>
                <w:rStyle w:val="af2"/>
                <w:noProof/>
              </w:rPr>
              <w:fldChar w:fldCharType="end"/>
            </w:r>
          </w:ins>
        </w:p>
        <w:p w14:paraId="5A49187A" w14:textId="185CE530" w:rsidR="0046767E" w:rsidRDefault="0046767E">
          <w:pPr>
            <w:pStyle w:val="23"/>
            <w:tabs>
              <w:tab w:val="right" w:leader="dot" w:pos="9061"/>
            </w:tabs>
            <w:rPr>
              <w:ins w:id="174" w:author="Shaoyang Wang" w:date="2017-06-01T16:15:00Z"/>
              <w:rFonts w:asciiTheme="minorHAnsi" w:eastAsiaTheme="minorEastAsia" w:hAnsiTheme="minorHAnsi" w:cstheme="minorBidi"/>
              <w:noProof/>
              <w:sz w:val="21"/>
              <w:szCs w:val="22"/>
            </w:rPr>
          </w:pPr>
          <w:ins w:id="175"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"_Toc484097133"</w:instrText>
            </w:r>
            <w:r w:rsidRPr="00F859F5">
              <w:rPr>
                <w:rStyle w:val="af2"/>
                <w:noProof/>
              </w:rPr>
              <w:instrText xml:space="preserve"> </w:instrText>
            </w:r>
            <w:r w:rsidRPr="00F859F5">
              <w:rPr>
                <w:rStyle w:val="af2"/>
                <w:noProof/>
              </w:rPr>
              <w:fldChar w:fldCharType="separate"/>
            </w:r>
            <w:r w:rsidRPr="00F859F5">
              <w:rPr>
                <w:rStyle w:val="af2"/>
                <w:noProof/>
              </w:rPr>
              <w:t xml:space="preserve">5.1 </w:t>
            </w:r>
            <w:r w:rsidRPr="00F859F5">
              <w:rPr>
                <w:rStyle w:val="af2"/>
                <w:noProof/>
              </w:rPr>
              <w:t>验证方法</w:t>
            </w:r>
            <w:r>
              <w:rPr>
                <w:noProof/>
                <w:webHidden/>
              </w:rPr>
              <w:tab/>
            </w:r>
            <w:r>
              <w:rPr>
                <w:noProof/>
                <w:webHidden/>
              </w:rPr>
              <w:fldChar w:fldCharType="begin"/>
            </w:r>
            <w:r>
              <w:rPr>
                <w:noProof/>
                <w:webHidden/>
              </w:rPr>
              <w:instrText xml:space="preserve"> PAGEREF _Toc484097133 \h </w:instrText>
            </w:r>
          </w:ins>
          <w:r>
            <w:rPr>
              <w:noProof/>
              <w:webHidden/>
            </w:rPr>
          </w:r>
          <w:r>
            <w:rPr>
              <w:noProof/>
              <w:webHidden/>
            </w:rPr>
            <w:fldChar w:fldCharType="separate"/>
          </w:r>
          <w:r w:rsidR="00057756">
            <w:rPr>
              <w:noProof/>
              <w:webHidden/>
            </w:rPr>
            <w:t>29</w:t>
          </w:r>
          <w:ins w:id="176" w:author="Shaoyang Wang" w:date="2017-06-01T16:15:00Z">
            <w:r>
              <w:rPr>
                <w:noProof/>
                <w:webHidden/>
              </w:rPr>
              <w:fldChar w:fldCharType="end"/>
            </w:r>
            <w:r w:rsidRPr="00F859F5">
              <w:rPr>
                <w:rStyle w:val="af2"/>
                <w:noProof/>
              </w:rPr>
              <w:fldChar w:fldCharType="end"/>
            </w:r>
          </w:ins>
        </w:p>
        <w:p w14:paraId="413CD7B0" w14:textId="78114EDB" w:rsidR="0046767E" w:rsidRDefault="0046767E">
          <w:pPr>
            <w:pStyle w:val="23"/>
            <w:tabs>
              <w:tab w:val="right" w:leader="dot" w:pos="9061"/>
            </w:tabs>
            <w:rPr>
              <w:ins w:id="177" w:author="Shaoyang Wang" w:date="2017-06-01T16:15:00Z"/>
              <w:rFonts w:asciiTheme="minorHAnsi" w:eastAsiaTheme="minorEastAsia" w:hAnsiTheme="minorHAnsi" w:cstheme="minorBidi"/>
              <w:noProof/>
              <w:sz w:val="21"/>
              <w:szCs w:val="22"/>
            </w:rPr>
          </w:pPr>
          <w:ins w:id="178"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"_Toc484097134"</w:instrText>
            </w:r>
            <w:r w:rsidRPr="00F859F5">
              <w:rPr>
                <w:rStyle w:val="af2"/>
                <w:noProof/>
              </w:rPr>
              <w:instrText xml:space="preserve"> </w:instrText>
            </w:r>
            <w:r w:rsidRPr="00F859F5">
              <w:rPr>
                <w:rStyle w:val="af2"/>
                <w:noProof/>
              </w:rPr>
              <w:fldChar w:fldCharType="separate"/>
            </w:r>
            <w:r w:rsidRPr="00F859F5">
              <w:rPr>
                <w:rStyle w:val="af2"/>
                <w:noProof/>
              </w:rPr>
              <w:t xml:space="preserve">5.2 </w:t>
            </w:r>
            <w:r w:rsidRPr="00F859F5">
              <w:rPr>
                <w:rStyle w:val="af2"/>
                <w:noProof/>
              </w:rPr>
              <w:t>算法评估</w:t>
            </w:r>
            <w:r>
              <w:rPr>
                <w:noProof/>
                <w:webHidden/>
              </w:rPr>
              <w:tab/>
            </w:r>
            <w:r>
              <w:rPr>
                <w:noProof/>
                <w:webHidden/>
              </w:rPr>
              <w:fldChar w:fldCharType="begin"/>
            </w:r>
            <w:r>
              <w:rPr>
                <w:noProof/>
                <w:webHidden/>
              </w:rPr>
              <w:instrText xml:space="preserve"> PAGEREF _Toc484097134 \h </w:instrText>
            </w:r>
          </w:ins>
          <w:r>
            <w:rPr>
              <w:noProof/>
              <w:webHidden/>
            </w:rPr>
          </w:r>
          <w:r>
            <w:rPr>
              <w:noProof/>
              <w:webHidden/>
            </w:rPr>
            <w:fldChar w:fldCharType="separate"/>
          </w:r>
          <w:r w:rsidR="00057756">
            <w:rPr>
              <w:noProof/>
              <w:webHidden/>
            </w:rPr>
            <w:t>29</w:t>
          </w:r>
          <w:ins w:id="179" w:author="Shaoyang Wang" w:date="2017-06-01T16:15:00Z">
            <w:r>
              <w:rPr>
                <w:noProof/>
                <w:webHidden/>
              </w:rPr>
              <w:fldChar w:fldCharType="end"/>
            </w:r>
            <w:r w:rsidRPr="00F859F5">
              <w:rPr>
                <w:rStyle w:val="af2"/>
                <w:noProof/>
              </w:rPr>
              <w:fldChar w:fldCharType="end"/>
            </w:r>
          </w:ins>
        </w:p>
        <w:p w14:paraId="562B4CD5" w14:textId="043DE9F8" w:rsidR="0046767E" w:rsidRDefault="0046767E">
          <w:pPr>
            <w:pStyle w:val="31"/>
            <w:tabs>
              <w:tab w:val="right" w:leader="dot" w:pos="9061"/>
            </w:tabs>
            <w:rPr>
              <w:ins w:id="180" w:author="Shaoyang Wang" w:date="2017-06-01T16:15:00Z"/>
              <w:rFonts w:asciiTheme="minorHAnsi" w:eastAsiaTheme="minorEastAsia" w:hAnsiTheme="minorHAnsi" w:cstheme="minorBidi"/>
              <w:noProof/>
              <w:sz w:val="21"/>
              <w:szCs w:val="22"/>
            </w:rPr>
          </w:pPr>
          <w:ins w:id="181"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"_Toc484097135"</w:instrText>
            </w:r>
            <w:r w:rsidRPr="00F859F5">
              <w:rPr>
                <w:rStyle w:val="af2"/>
                <w:noProof/>
              </w:rPr>
              <w:instrText xml:space="preserve"> </w:instrText>
            </w:r>
            <w:r w:rsidRPr="00F859F5">
              <w:rPr>
                <w:rStyle w:val="af2"/>
                <w:noProof/>
              </w:rPr>
              <w:fldChar w:fldCharType="separate"/>
            </w:r>
            <w:r w:rsidRPr="00F859F5">
              <w:rPr>
                <w:rStyle w:val="af2"/>
                <w:noProof/>
              </w:rPr>
              <w:t xml:space="preserve">5.2.1 </w:t>
            </w:r>
            <w:r w:rsidRPr="00F859F5">
              <w:rPr>
                <w:rStyle w:val="af2"/>
                <w:noProof/>
              </w:rPr>
              <w:t>遗传算法的正确率</w:t>
            </w:r>
            <w:r>
              <w:rPr>
                <w:noProof/>
                <w:webHidden/>
              </w:rPr>
              <w:tab/>
            </w:r>
            <w:r>
              <w:rPr>
                <w:noProof/>
                <w:webHidden/>
              </w:rPr>
              <w:fldChar w:fldCharType="begin"/>
            </w:r>
            <w:r>
              <w:rPr>
                <w:noProof/>
                <w:webHidden/>
              </w:rPr>
              <w:instrText xml:space="preserve"> PAGEREF _Toc484097135 \h </w:instrText>
            </w:r>
          </w:ins>
          <w:r>
            <w:rPr>
              <w:noProof/>
              <w:webHidden/>
            </w:rPr>
          </w:r>
          <w:r>
            <w:rPr>
              <w:noProof/>
              <w:webHidden/>
            </w:rPr>
            <w:fldChar w:fldCharType="separate"/>
          </w:r>
          <w:r w:rsidR="00057756">
            <w:rPr>
              <w:noProof/>
              <w:webHidden/>
            </w:rPr>
            <w:t>29</w:t>
          </w:r>
          <w:ins w:id="182" w:author="Shaoyang Wang" w:date="2017-06-01T16:15:00Z">
            <w:r>
              <w:rPr>
                <w:noProof/>
                <w:webHidden/>
              </w:rPr>
              <w:fldChar w:fldCharType="end"/>
            </w:r>
            <w:r w:rsidRPr="00F859F5">
              <w:rPr>
                <w:rStyle w:val="af2"/>
                <w:noProof/>
              </w:rPr>
              <w:fldChar w:fldCharType="end"/>
            </w:r>
          </w:ins>
        </w:p>
        <w:p w14:paraId="562F75AC" w14:textId="44EDFE5B" w:rsidR="0046767E" w:rsidRDefault="0046767E">
          <w:pPr>
            <w:pStyle w:val="31"/>
            <w:tabs>
              <w:tab w:val="right" w:leader="dot" w:pos="9061"/>
            </w:tabs>
            <w:rPr>
              <w:ins w:id="183" w:author="Shaoyang Wang" w:date="2017-06-01T16:15:00Z"/>
              <w:rFonts w:asciiTheme="minorHAnsi" w:eastAsiaTheme="minorEastAsia" w:hAnsiTheme="minorHAnsi" w:cstheme="minorBidi"/>
              <w:noProof/>
              <w:sz w:val="21"/>
              <w:szCs w:val="22"/>
            </w:rPr>
          </w:pPr>
          <w:ins w:id="184"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"_Toc484097136"</w:instrText>
            </w:r>
            <w:r w:rsidRPr="00F859F5">
              <w:rPr>
                <w:rStyle w:val="af2"/>
                <w:noProof/>
              </w:rPr>
              <w:instrText xml:space="preserve"> </w:instrText>
            </w:r>
            <w:r w:rsidRPr="00F859F5">
              <w:rPr>
                <w:rStyle w:val="af2"/>
                <w:noProof/>
              </w:rPr>
              <w:fldChar w:fldCharType="separate"/>
            </w:r>
            <w:r w:rsidRPr="00F859F5">
              <w:rPr>
                <w:rStyle w:val="af2"/>
                <w:noProof/>
              </w:rPr>
              <w:t xml:space="preserve">5.2.2 </w:t>
            </w:r>
            <w:r w:rsidRPr="00F859F5">
              <w:rPr>
                <w:rStyle w:val="af2"/>
                <w:noProof/>
              </w:rPr>
              <w:t>人工神经网络的正确率</w:t>
            </w:r>
            <w:r>
              <w:rPr>
                <w:noProof/>
                <w:webHidden/>
              </w:rPr>
              <w:tab/>
            </w:r>
            <w:r>
              <w:rPr>
                <w:noProof/>
                <w:webHidden/>
              </w:rPr>
              <w:fldChar w:fldCharType="begin"/>
            </w:r>
            <w:r>
              <w:rPr>
                <w:noProof/>
                <w:webHidden/>
              </w:rPr>
              <w:instrText xml:space="preserve"> PAGEREF _Toc484097136 \h </w:instrText>
            </w:r>
          </w:ins>
          <w:r>
            <w:rPr>
              <w:noProof/>
              <w:webHidden/>
            </w:rPr>
          </w:r>
          <w:r>
            <w:rPr>
              <w:noProof/>
              <w:webHidden/>
            </w:rPr>
            <w:fldChar w:fldCharType="separate"/>
          </w:r>
          <w:r w:rsidR="00057756">
            <w:rPr>
              <w:noProof/>
              <w:webHidden/>
            </w:rPr>
            <w:t>31</w:t>
          </w:r>
          <w:ins w:id="185" w:author="Shaoyang Wang" w:date="2017-06-01T16:15:00Z">
            <w:r>
              <w:rPr>
                <w:noProof/>
                <w:webHidden/>
              </w:rPr>
              <w:fldChar w:fldCharType="end"/>
            </w:r>
            <w:r w:rsidRPr="00F859F5">
              <w:rPr>
                <w:rStyle w:val="af2"/>
                <w:noProof/>
              </w:rPr>
              <w:fldChar w:fldCharType="end"/>
            </w:r>
          </w:ins>
        </w:p>
        <w:p w14:paraId="75C22FB5" w14:textId="37F79EF6" w:rsidR="0046767E" w:rsidRDefault="0046767E">
          <w:pPr>
            <w:pStyle w:val="31"/>
            <w:tabs>
              <w:tab w:val="right" w:leader="dot" w:pos="9061"/>
            </w:tabs>
            <w:rPr>
              <w:ins w:id="186" w:author="Shaoyang Wang" w:date="2017-06-01T16:15:00Z"/>
              <w:rFonts w:asciiTheme="minorHAnsi" w:eastAsiaTheme="minorEastAsia" w:hAnsiTheme="minorHAnsi" w:cstheme="minorBidi"/>
              <w:noProof/>
              <w:sz w:val="21"/>
              <w:szCs w:val="22"/>
            </w:rPr>
          </w:pPr>
          <w:ins w:id="187"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"_Toc484097137"</w:instrText>
            </w:r>
            <w:r w:rsidRPr="00F859F5">
              <w:rPr>
                <w:rStyle w:val="af2"/>
                <w:noProof/>
              </w:rPr>
              <w:instrText xml:space="preserve"> </w:instrText>
            </w:r>
            <w:r w:rsidRPr="00F859F5">
              <w:rPr>
                <w:rStyle w:val="af2"/>
                <w:noProof/>
              </w:rPr>
              <w:fldChar w:fldCharType="separate"/>
            </w:r>
            <w:r w:rsidRPr="00F859F5">
              <w:rPr>
                <w:rStyle w:val="af2"/>
                <w:noProof/>
              </w:rPr>
              <w:t xml:space="preserve">5.2.3 </w:t>
            </w:r>
            <w:r w:rsidRPr="00F859F5">
              <w:rPr>
                <w:rStyle w:val="af2"/>
                <w:noProof/>
              </w:rPr>
              <w:t>遗传算法和人工神经网络正确率的对比</w:t>
            </w:r>
            <w:r>
              <w:rPr>
                <w:noProof/>
                <w:webHidden/>
              </w:rPr>
              <w:tab/>
            </w:r>
            <w:r>
              <w:rPr>
                <w:noProof/>
                <w:webHidden/>
              </w:rPr>
              <w:fldChar w:fldCharType="begin"/>
            </w:r>
            <w:r>
              <w:rPr>
                <w:noProof/>
                <w:webHidden/>
              </w:rPr>
              <w:instrText xml:space="preserve"> PAGEREF _Toc484097137 \h </w:instrText>
            </w:r>
          </w:ins>
          <w:r>
            <w:rPr>
              <w:noProof/>
              <w:webHidden/>
            </w:rPr>
          </w:r>
          <w:r>
            <w:rPr>
              <w:noProof/>
              <w:webHidden/>
            </w:rPr>
            <w:fldChar w:fldCharType="separate"/>
          </w:r>
          <w:r w:rsidR="00057756">
            <w:rPr>
              <w:noProof/>
              <w:webHidden/>
            </w:rPr>
            <w:t>31</w:t>
          </w:r>
          <w:ins w:id="188" w:author="Shaoyang Wang" w:date="2017-06-01T16:15:00Z">
            <w:r>
              <w:rPr>
                <w:noProof/>
                <w:webHidden/>
              </w:rPr>
              <w:fldChar w:fldCharType="end"/>
            </w:r>
            <w:r w:rsidRPr="00F859F5">
              <w:rPr>
                <w:rStyle w:val="af2"/>
                <w:noProof/>
              </w:rPr>
              <w:fldChar w:fldCharType="end"/>
            </w:r>
          </w:ins>
        </w:p>
        <w:p w14:paraId="35AD25FF" w14:textId="7D2EF0A7" w:rsidR="0046767E" w:rsidRDefault="0046767E">
          <w:pPr>
            <w:pStyle w:val="31"/>
            <w:tabs>
              <w:tab w:val="right" w:leader="dot" w:pos="9061"/>
            </w:tabs>
            <w:rPr>
              <w:ins w:id="189" w:author="Shaoyang Wang" w:date="2017-06-01T16:15:00Z"/>
              <w:rFonts w:asciiTheme="minorHAnsi" w:eastAsiaTheme="minorEastAsia" w:hAnsiTheme="minorHAnsi" w:cstheme="minorBidi"/>
              <w:noProof/>
              <w:sz w:val="21"/>
              <w:szCs w:val="22"/>
            </w:rPr>
          </w:pPr>
          <w:ins w:id="190"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"_Toc484097138"</w:instrText>
            </w:r>
            <w:r w:rsidRPr="00F859F5">
              <w:rPr>
                <w:rStyle w:val="af2"/>
                <w:noProof/>
              </w:rPr>
              <w:instrText xml:space="preserve"> </w:instrText>
            </w:r>
            <w:r w:rsidRPr="00F859F5">
              <w:rPr>
                <w:rStyle w:val="af2"/>
                <w:noProof/>
              </w:rPr>
              <w:fldChar w:fldCharType="separate"/>
            </w:r>
            <w:r w:rsidRPr="00F859F5">
              <w:rPr>
                <w:rStyle w:val="af2"/>
                <w:noProof/>
              </w:rPr>
              <w:t xml:space="preserve">5.2.4 </w:t>
            </w:r>
            <w:r w:rsidRPr="00F859F5">
              <w:rPr>
                <w:rStyle w:val="af2"/>
                <w:noProof/>
              </w:rPr>
              <w:t>遗传算法</w:t>
            </w:r>
            <w:r w:rsidRPr="00F859F5">
              <w:rPr>
                <w:rStyle w:val="af2"/>
                <w:noProof/>
              </w:rPr>
              <w:t>CPU</w:t>
            </w:r>
            <w:r w:rsidRPr="00F859F5">
              <w:rPr>
                <w:rStyle w:val="af2"/>
                <w:noProof/>
              </w:rPr>
              <w:t>与</w:t>
            </w:r>
            <w:r w:rsidRPr="00F859F5">
              <w:rPr>
                <w:rStyle w:val="af2"/>
                <w:noProof/>
              </w:rPr>
              <w:t>GPU</w:t>
            </w:r>
            <w:r w:rsidRPr="00F859F5">
              <w:rPr>
                <w:rStyle w:val="af2"/>
                <w:noProof/>
              </w:rPr>
              <w:t>训练性能的对比</w:t>
            </w:r>
            <w:r>
              <w:rPr>
                <w:noProof/>
                <w:webHidden/>
              </w:rPr>
              <w:tab/>
            </w:r>
            <w:r>
              <w:rPr>
                <w:noProof/>
                <w:webHidden/>
              </w:rPr>
              <w:fldChar w:fldCharType="begin"/>
            </w:r>
            <w:r>
              <w:rPr>
                <w:noProof/>
                <w:webHidden/>
              </w:rPr>
              <w:instrText xml:space="preserve"> PAGEREF _Toc484097138 \h </w:instrText>
            </w:r>
          </w:ins>
          <w:r>
            <w:rPr>
              <w:noProof/>
              <w:webHidden/>
            </w:rPr>
          </w:r>
          <w:r>
            <w:rPr>
              <w:noProof/>
              <w:webHidden/>
            </w:rPr>
            <w:fldChar w:fldCharType="separate"/>
          </w:r>
          <w:r w:rsidR="00057756">
            <w:rPr>
              <w:noProof/>
              <w:webHidden/>
            </w:rPr>
            <w:t>32</w:t>
          </w:r>
          <w:ins w:id="191" w:author="Shaoyang Wang" w:date="2017-06-01T16:15:00Z">
            <w:r>
              <w:rPr>
                <w:noProof/>
                <w:webHidden/>
              </w:rPr>
              <w:fldChar w:fldCharType="end"/>
            </w:r>
            <w:r w:rsidRPr="00F859F5">
              <w:rPr>
                <w:rStyle w:val="af2"/>
                <w:noProof/>
              </w:rPr>
              <w:fldChar w:fldCharType="end"/>
            </w:r>
          </w:ins>
        </w:p>
        <w:p w14:paraId="4E976933" w14:textId="1B073C21" w:rsidR="0046767E" w:rsidRDefault="0046767E">
          <w:pPr>
            <w:pStyle w:val="31"/>
            <w:tabs>
              <w:tab w:val="right" w:leader="dot" w:pos="9061"/>
            </w:tabs>
            <w:rPr>
              <w:ins w:id="192" w:author="Shaoyang Wang" w:date="2017-06-01T16:15:00Z"/>
              <w:rFonts w:asciiTheme="minorHAnsi" w:eastAsiaTheme="minorEastAsia" w:hAnsiTheme="minorHAnsi" w:cstheme="minorBidi"/>
              <w:noProof/>
              <w:sz w:val="21"/>
              <w:szCs w:val="22"/>
            </w:rPr>
          </w:pPr>
          <w:ins w:id="193"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"_Toc484097139"</w:instrText>
            </w:r>
            <w:r w:rsidRPr="00F859F5">
              <w:rPr>
                <w:rStyle w:val="af2"/>
                <w:noProof/>
              </w:rPr>
              <w:instrText xml:space="preserve"> </w:instrText>
            </w:r>
            <w:r w:rsidRPr="00F859F5">
              <w:rPr>
                <w:rStyle w:val="af2"/>
                <w:noProof/>
              </w:rPr>
              <w:fldChar w:fldCharType="separate"/>
            </w:r>
            <w:r w:rsidRPr="00F859F5">
              <w:rPr>
                <w:rStyle w:val="af2"/>
                <w:noProof/>
              </w:rPr>
              <w:t xml:space="preserve">5.2.5 </w:t>
            </w:r>
            <w:r w:rsidRPr="00F859F5">
              <w:rPr>
                <w:rStyle w:val="af2"/>
                <w:noProof/>
              </w:rPr>
              <w:t>人工神经网络</w:t>
            </w:r>
            <w:r w:rsidRPr="00F859F5">
              <w:rPr>
                <w:rStyle w:val="af2"/>
                <w:noProof/>
              </w:rPr>
              <w:t>CPU</w:t>
            </w:r>
            <w:r w:rsidRPr="00F859F5">
              <w:rPr>
                <w:rStyle w:val="af2"/>
                <w:noProof/>
              </w:rPr>
              <w:t>与</w:t>
            </w:r>
            <w:r w:rsidRPr="00F859F5">
              <w:rPr>
                <w:rStyle w:val="af2"/>
                <w:noProof/>
              </w:rPr>
              <w:t>GPU</w:t>
            </w:r>
            <w:r w:rsidRPr="00F859F5">
              <w:rPr>
                <w:rStyle w:val="af2"/>
                <w:noProof/>
              </w:rPr>
              <w:t>训练性能的对比</w:t>
            </w:r>
            <w:r>
              <w:rPr>
                <w:noProof/>
                <w:webHidden/>
              </w:rPr>
              <w:tab/>
            </w:r>
            <w:r>
              <w:rPr>
                <w:noProof/>
                <w:webHidden/>
              </w:rPr>
              <w:fldChar w:fldCharType="begin"/>
            </w:r>
            <w:r>
              <w:rPr>
                <w:noProof/>
                <w:webHidden/>
              </w:rPr>
              <w:instrText xml:space="preserve"> PAGEREF _Toc484097139 \h </w:instrText>
            </w:r>
          </w:ins>
          <w:r>
            <w:rPr>
              <w:noProof/>
              <w:webHidden/>
            </w:rPr>
          </w:r>
          <w:r>
            <w:rPr>
              <w:noProof/>
              <w:webHidden/>
            </w:rPr>
            <w:fldChar w:fldCharType="separate"/>
          </w:r>
          <w:r w:rsidR="00057756">
            <w:rPr>
              <w:noProof/>
              <w:webHidden/>
            </w:rPr>
            <w:t>32</w:t>
          </w:r>
          <w:ins w:id="194" w:author="Shaoyang Wang" w:date="2017-06-01T16:15:00Z">
            <w:r>
              <w:rPr>
                <w:noProof/>
                <w:webHidden/>
              </w:rPr>
              <w:fldChar w:fldCharType="end"/>
            </w:r>
            <w:r w:rsidRPr="00F859F5">
              <w:rPr>
                <w:rStyle w:val="af2"/>
                <w:noProof/>
              </w:rPr>
              <w:fldChar w:fldCharType="end"/>
            </w:r>
          </w:ins>
        </w:p>
        <w:p w14:paraId="21ABA0E5" w14:textId="62561B88" w:rsidR="0046767E" w:rsidRDefault="0046767E">
          <w:pPr>
            <w:pStyle w:val="10"/>
            <w:tabs>
              <w:tab w:val="right" w:leader="dot" w:pos="9061"/>
            </w:tabs>
            <w:rPr>
              <w:ins w:id="195" w:author="Shaoyang Wang" w:date="2017-06-01T16:15:00Z"/>
              <w:rFonts w:asciiTheme="minorHAnsi" w:eastAsiaTheme="minorEastAsia" w:hAnsiTheme="minorHAnsi" w:cstheme="minorBidi"/>
              <w:noProof/>
              <w:sz w:val="21"/>
              <w:szCs w:val="22"/>
            </w:rPr>
          </w:pPr>
          <w:ins w:id="196"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"_Toc484097140"</w:instrText>
            </w:r>
            <w:r w:rsidRPr="00F859F5">
              <w:rPr>
                <w:rStyle w:val="af2"/>
                <w:noProof/>
              </w:rPr>
              <w:instrText xml:space="preserve"> </w:instrText>
            </w:r>
            <w:r w:rsidRPr="00F859F5">
              <w:rPr>
                <w:rStyle w:val="af2"/>
                <w:noProof/>
              </w:rPr>
              <w:fldChar w:fldCharType="separate"/>
            </w:r>
            <w:r w:rsidRPr="00F859F5">
              <w:rPr>
                <w:rStyle w:val="af2"/>
                <w:noProof/>
              </w:rPr>
              <w:t>结论</w:t>
            </w:r>
            <w:r>
              <w:rPr>
                <w:noProof/>
                <w:webHidden/>
              </w:rPr>
              <w:tab/>
            </w:r>
            <w:r>
              <w:rPr>
                <w:noProof/>
                <w:webHidden/>
              </w:rPr>
              <w:fldChar w:fldCharType="begin"/>
            </w:r>
            <w:r>
              <w:rPr>
                <w:noProof/>
                <w:webHidden/>
              </w:rPr>
              <w:instrText xml:space="preserve"> PAGEREF _Toc484097140 \h </w:instrText>
            </w:r>
          </w:ins>
          <w:r>
            <w:rPr>
              <w:noProof/>
              <w:webHidden/>
            </w:rPr>
          </w:r>
          <w:r>
            <w:rPr>
              <w:noProof/>
              <w:webHidden/>
            </w:rPr>
            <w:fldChar w:fldCharType="separate"/>
          </w:r>
          <w:r w:rsidR="00057756">
            <w:rPr>
              <w:noProof/>
              <w:webHidden/>
            </w:rPr>
            <w:t>34</w:t>
          </w:r>
          <w:ins w:id="197" w:author="Shaoyang Wang" w:date="2017-06-01T16:15:00Z">
            <w:r>
              <w:rPr>
                <w:noProof/>
                <w:webHidden/>
              </w:rPr>
              <w:fldChar w:fldCharType="end"/>
            </w:r>
            <w:r w:rsidRPr="00F859F5">
              <w:rPr>
                <w:rStyle w:val="af2"/>
                <w:noProof/>
              </w:rPr>
              <w:fldChar w:fldCharType="end"/>
            </w:r>
          </w:ins>
        </w:p>
        <w:p w14:paraId="50484316" w14:textId="5357CED5" w:rsidR="0046767E" w:rsidRDefault="0046767E">
          <w:pPr>
            <w:pStyle w:val="10"/>
            <w:tabs>
              <w:tab w:val="right" w:leader="dot" w:pos="9061"/>
            </w:tabs>
            <w:rPr>
              <w:ins w:id="198" w:author="Shaoyang Wang" w:date="2017-06-01T16:15:00Z"/>
              <w:rFonts w:asciiTheme="minorHAnsi" w:eastAsiaTheme="minorEastAsia" w:hAnsiTheme="minorHAnsi" w:cstheme="minorBidi"/>
              <w:noProof/>
              <w:sz w:val="21"/>
              <w:szCs w:val="22"/>
            </w:rPr>
          </w:pPr>
          <w:ins w:id="199"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"_Toc484097141"</w:instrText>
            </w:r>
            <w:r w:rsidRPr="00F859F5">
              <w:rPr>
                <w:rStyle w:val="af2"/>
                <w:noProof/>
              </w:rPr>
              <w:instrText xml:space="preserve"> </w:instrText>
            </w:r>
            <w:r w:rsidRPr="00F859F5">
              <w:rPr>
                <w:rStyle w:val="af2"/>
                <w:noProof/>
              </w:rPr>
              <w:fldChar w:fldCharType="separate"/>
            </w:r>
            <w:r w:rsidRPr="00F859F5">
              <w:rPr>
                <w:rStyle w:val="af2"/>
                <w:noProof/>
              </w:rPr>
              <w:t>致谢</w:t>
            </w:r>
            <w:r>
              <w:rPr>
                <w:noProof/>
                <w:webHidden/>
              </w:rPr>
              <w:tab/>
            </w:r>
            <w:r>
              <w:rPr>
                <w:noProof/>
                <w:webHidden/>
              </w:rPr>
              <w:fldChar w:fldCharType="begin"/>
            </w:r>
            <w:r>
              <w:rPr>
                <w:noProof/>
                <w:webHidden/>
              </w:rPr>
              <w:instrText xml:space="preserve"> PAGEREF _Toc484097141 \h </w:instrText>
            </w:r>
          </w:ins>
          <w:r>
            <w:rPr>
              <w:noProof/>
              <w:webHidden/>
            </w:rPr>
          </w:r>
          <w:r>
            <w:rPr>
              <w:noProof/>
              <w:webHidden/>
            </w:rPr>
            <w:fldChar w:fldCharType="separate"/>
          </w:r>
          <w:r w:rsidR="00057756">
            <w:rPr>
              <w:noProof/>
              <w:webHidden/>
            </w:rPr>
            <w:t>35</w:t>
          </w:r>
          <w:ins w:id="200" w:author="Shaoyang Wang" w:date="2017-06-01T16:15:00Z">
            <w:r>
              <w:rPr>
                <w:noProof/>
                <w:webHidden/>
              </w:rPr>
              <w:fldChar w:fldCharType="end"/>
            </w:r>
            <w:r w:rsidRPr="00F859F5">
              <w:rPr>
                <w:rStyle w:val="af2"/>
                <w:noProof/>
              </w:rPr>
              <w:fldChar w:fldCharType="end"/>
            </w:r>
          </w:ins>
        </w:p>
        <w:p w14:paraId="7F429148" w14:textId="144748E6" w:rsidR="0046767E" w:rsidRDefault="0046767E">
          <w:pPr>
            <w:pStyle w:val="10"/>
            <w:tabs>
              <w:tab w:val="right" w:leader="dot" w:pos="9061"/>
            </w:tabs>
            <w:rPr>
              <w:ins w:id="201" w:author="Shaoyang Wang" w:date="2017-06-01T16:15:00Z"/>
              <w:rFonts w:asciiTheme="minorHAnsi" w:eastAsiaTheme="minorEastAsia" w:hAnsiTheme="minorHAnsi" w:cstheme="minorBidi"/>
              <w:noProof/>
              <w:sz w:val="21"/>
              <w:szCs w:val="22"/>
            </w:rPr>
          </w:pPr>
          <w:ins w:id="202"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"_Toc484097142"</w:instrText>
            </w:r>
            <w:r w:rsidRPr="00F859F5">
              <w:rPr>
                <w:rStyle w:val="af2"/>
                <w:noProof/>
              </w:rPr>
              <w:instrText xml:space="preserve"> </w:instrText>
            </w:r>
            <w:r w:rsidRPr="00F859F5">
              <w:rPr>
                <w:rStyle w:val="af2"/>
                <w:noProof/>
              </w:rPr>
              <w:fldChar w:fldCharType="separate"/>
            </w:r>
            <w:r w:rsidRPr="00F859F5">
              <w:rPr>
                <w:rStyle w:val="af2"/>
                <w:noProof/>
              </w:rPr>
              <w:t>参考文献</w:t>
            </w:r>
            <w:r>
              <w:rPr>
                <w:noProof/>
                <w:webHidden/>
              </w:rPr>
              <w:tab/>
            </w:r>
            <w:r>
              <w:rPr>
                <w:noProof/>
                <w:webHidden/>
              </w:rPr>
              <w:fldChar w:fldCharType="begin"/>
            </w:r>
            <w:r>
              <w:rPr>
                <w:noProof/>
                <w:webHidden/>
              </w:rPr>
              <w:instrText xml:space="preserve"> PAGEREF _Toc484097142 \h </w:instrText>
            </w:r>
          </w:ins>
          <w:r>
            <w:rPr>
              <w:noProof/>
              <w:webHidden/>
            </w:rPr>
          </w:r>
          <w:r>
            <w:rPr>
              <w:noProof/>
              <w:webHidden/>
            </w:rPr>
            <w:fldChar w:fldCharType="separate"/>
          </w:r>
          <w:r w:rsidR="00057756">
            <w:rPr>
              <w:noProof/>
              <w:webHidden/>
            </w:rPr>
            <w:t>36</w:t>
          </w:r>
          <w:ins w:id="203" w:author="Shaoyang Wang" w:date="2017-06-01T16:15:00Z">
            <w:r>
              <w:rPr>
                <w:noProof/>
                <w:webHidden/>
              </w:rPr>
              <w:fldChar w:fldCharType="end"/>
            </w:r>
            <w:r w:rsidRPr="00F859F5">
              <w:rPr>
                <w:rStyle w:val="af2"/>
                <w:noProof/>
              </w:rPr>
              <w:fldChar w:fldCharType="end"/>
            </w:r>
          </w:ins>
        </w:p>
        <w:p w14:paraId="37CC85BF" w14:textId="40E89D9C" w:rsidR="0046767E" w:rsidRDefault="0046767E">
          <w:pPr>
            <w:pStyle w:val="10"/>
            <w:tabs>
              <w:tab w:val="right" w:leader="dot" w:pos="9061"/>
            </w:tabs>
            <w:rPr>
              <w:ins w:id="204" w:author="Shaoyang Wang" w:date="2017-06-01T16:15:00Z"/>
              <w:rFonts w:asciiTheme="minorHAnsi" w:eastAsiaTheme="minorEastAsia" w:hAnsiTheme="minorHAnsi" w:cstheme="minorBidi"/>
              <w:noProof/>
              <w:sz w:val="21"/>
              <w:szCs w:val="22"/>
            </w:rPr>
          </w:pPr>
          <w:ins w:id="205" w:author="Shaoyang Wang" w:date="2017-06-01T16:15:00Z">
            <w:r w:rsidRPr="00F859F5">
              <w:rPr>
                <w:rStyle w:val="af2"/>
                <w:noProof/>
              </w:rPr>
              <w:fldChar w:fldCharType="begin"/>
            </w:r>
            <w:r w:rsidRPr="00F859F5">
              <w:rPr>
                <w:rStyle w:val="af2"/>
                <w:noProof/>
              </w:rPr>
              <w:instrText xml:space="preserve"> </w:instrText>
            </w:r>
            <w:r>
              <w:rPr>
                <w:noProof/>
              </w:rPr>
              <w:instrText>HYPERLINK \l "_Toc484097143"</w:instrText>
            </w:r>
            <w:r w:rsidRPr="00F859F5">
              <w:rPr>
                <w:rStyle w:val="af2"/>
                <w:noProof/>
              </w:rPr>
              <w:instrText xml:space="preserve"> </w:instrText>
            </w:r>
            <w:r w:rsidRPr="00F859F5">
              <w:rPr>
                <w:rStyle w:val="af2"/>
                <w:noProof/>
              </w:rPr>
              <w:fldChar w:fldCharType="separate"/>
            </w:r>
            <w:r w:rsidRPr="00F859F5">
              <w:rPr>
                <w:rStyle w:val="af2"/>
                <w:noProof/>
              </w:rPr>
              <w:t>附录</w:t>
            </w:r>
            <w:r w:rsidRPr="00F859F5">
              <w:rPr>
                <w:rStyle w:val="af2"/>
                <w:noProof/>
              </w:rPr>
              <w:t>A</w:t>
            </w:r>
            <w:r>
              <w:rPr>
                <w:noProof/>
                <w:webHidden/>
              </w:rPr>
              <w:tab/>
            </w:r>
            <w:r>
              <w:rPr>
                <w:noProof/>
                <w:webHidden/>
              </w:rPr>
              <w:fldChar w:fldCharType="begin"/>
            </w:r>
            <w:r>
              <w:rPr>
                <w:noProof/>
                <w:webHidden/>
              </w:rPr>
              <w:instrText xml:space="preserve"> PAGEREF _Toc484097143 \h </w:instrText>
            </w:r>
          </w:ins>
          <w:r>
            <w:rPr>
              <w:noProof/>
              <w:webHidden/>
            </w:rPr>
          </w:r>
          <w:r>
            <w:rPr>
              <w:noProof/>
              <w:webHidden/>
            </w:rPr>
            <w:fldChar w:fldCharType="separate"/>
          </w:r>
          <w:r w:rsidR="00057756">
            <w:rPr>
              <w:noProof/>
              <w:webHidden/>
            </w:rPr>
            <w:t>39</w:t>
          </w:r>
          <w:ins w:id="206" w:author="Shaoyang Wang" w:date="2017-06-01T16:15:00Z">
            <w:r>
              <w:rPr>
                <w:noProof/>
                <w:webHidden/>
              </w:rPr>
              <w:fldChar w:fldCharType="end"/>
            </w:r>
            <w:r w:rsidRPr="00F859F5">
              <w:rPr>
                <w:rStyle w:val="af2"/>
                <w:noProof/>
              </w:rPr>
              <w:fldChar w:fldCharType="end"/>
            </w:r>
          </w:ins>
        </w:p>
        <w:p w14:paraId="098EF7B7" w14:textId="408F9E7D" w:rsidR="00B305E3" w:rsidDel="0046767E" w:rsidRDefault="00B305E3">
          <w:pPr>
            <w:pStyle w:val="10"/>
            <w:tabs>
              <w:tab w:val="left" w:pos="397"/>
              <w:tab w:val="right" w:leader="dot" w:pos="9061"/>
            </w:tabs>
            <w:rPr>
              <w:del w:id="207" w:author="Shaoyang Wang" w:date="2017-06-01T16:15:00Z"/>
              <w:rFonts w:asciiTheme="minorHAnsi" w:eastAsiaTheme="minorEastAsia" w:hAnsiTheme="minorHAnsi" w:cstheme="minorBidi"/>
              <w:noProof/>
              <w:sz w:val="21"/>
              <w:szCs w:val="22"/>
            </w:rPr>
          </w:pPr>
          <w:del w:id="208" w:author="Shaoyang Wang" w:date="2017-06-01T16:15:00Z">
            <w:r w:rsidRPr="0046767E" w:rsidDel="0046767E">
              <w:rPr>
                <w:rPrChange w:id="209" w:author="Shaoyang Wang" w:date="2017-06-01T16:15:00Z">
                  <w:rPr>
                    <w:rStyle w:val="af2"/>
                    <w:noProof/>
                  </w:rPr>
                </w:rPrChange>
              </w:rPr>
              <w:delText>1</w:delText>
            </w:r>
            <w:r w:rsidDel="0046767E">
              <w:rPr>
                <w:rFonts w:asciiTheme="minorHAnsi" w:eastAsiaTheme="minorEastAsia" w:hAnsiTheme="minorHAnsi" w:cstheme="minorBidi"/>
                <w:noProof/>
                <w:sz w:val="21"/>
                <w:szCs w:val="22"/>
              </w:rPr>
              <w:tab/>
            </w:r>
            <w:r w:rsidRPr="0046767E" w:rsidDel="0046767E">
              <w:rPr>
                <w:rFonts w:hint="eastAsia"/>
                <w:rPrChange w:id="210" w:author="Shaoyang Wang" w:date="2017-06-01T16:15:00Z">
                  <w:rPr>
                    <w:rStyle w:val="af2"/>
                    <w:rFonts w:hint="eastAsia"/>
                    <w:noProof/>
                  </w:rPr>
                </w:rPrChange>
              </w:rPr>
              <w:delText>绪论</w:delText>
            </w:r>
            <w:r w:rsidDel="0046767E">
              <w:rPr>
                <w:noProof/>
                <w:webHidden/>
              </w:rPr>
              <w:tab/>
              <w:delText>1</w:delText>
            </w:r>
          </w:del>
        </w:p>
        <w:p w14:paraId="4CC1E359" w14:textId="2DD0D53C" w:rsidR="00B305E3" w:rsidDel="0046767E" w:rsidRDefault="00B305E3">
          <w:pPr>
            <w:pStyle w:val="23"/>
            <w:tabs>
              <w:tab w:val="right" w:leader="dot" w:pos="9061"/>
            </w:tabs>
            <w:rPr>
              <w:del w:id="211" w:author="Shaoyang Wang" w:date="2017-06-01T16:15:00Z"/>
              <w:rFonts w:asciiTheme="minorHAnsi" w:eastAsiaTheme="minorEastAsia" w:hAnsiTheme="minorHAnsi" w:cstheme="minorBidi"/>
              <w:noProof/>
              <w:sz w:val="21"/>
              <w:szCs w:val="22"/>
            </w:rPr>
          </w:pPr>
          <w:del w:id="212" w:author="Shaoyang Wang" w:date="2017-06-01T16:15:00Z">
            <w:r w:rsidRPr="0046767E" w:rsidDel="0046767E">
              <w:rPr>
                <w:rPrChange w:id="213" w:author="Shaoyang Wang" w:date="2017-06-01T16:15:00Z">
                  <w:rPr>
                    <w:rStyle w:val="af2"/>
                    <w:noProof/>
                  </w:rPr>
                </w:rPrChange>
              </w:rPr>
              <w:delText xml:space="preserve">1.1 </w:delText>
            </w:r>
            <w:r w:rsidRPr="0046767E" w:rsidDel="0046767E">
              <w:rPr>
                <w:rFonts w:hint="eastAsia"/>
                <w:rPrChange w:id="214" w:author="Shaoyang Wang" w:date="2017-06-01T16:15:00Z">
                  <w:rPr>
                    <w:rStyle w:val="af2"/>
                    <w:rFonts w:hint="eastAsia"/>
                    <w:noProof/>
                  </w:rPr>
                </w:rPrChange>
              </w:rPr>
              <w:delText>研究背景</w:delText>
            </w:r>
            <w:r w:rsidDel="0046767E">
              <w:rPr>
                <w:noProof/>
                <w:webHidden/>
              </w:rPr>
              <w:tab/>
              <w:delText>1</w:delText>
            </w:r>
          </w:del>
        </w:p>
        <w:p w14:paraId="453BAC31" w14:textId="2A173B44" w:rsidR="00B305E3" w:rsidDel="0046767E" w:rsidRDefault="00B305E3">
          <w:pPr>
            <w:pStyle w:val="23"/>
            <w:tabs>
              <w:tab w:val="right" w:leader="dot" w:pos="9061"/>
            </w:tabs>
            <w:rPr>
              <w:del w:id="215" w:author="Shaoyang Wang" w:date="2017-06-01T16:15:00Z"/>
              <w:rFonts w:asciiTheme="minorHAnsi" w:eastAsiaTheme="minorEastAsia" w:hAnsiTheme="minorHAnsi" w:cstheme="minorBidi"/>
              <w:noProof/>
              <w:sz w:val="21"/>
              <w:szCs w:val="22"/>
            </w:rPr>
          </w:pPr>
          <w:del w:id="216" w:author="Shaoyang Wang" w:date="2017-06-01T16:15:00Z">
            <w:r w:rsidRPr="0046767E" w:rsidDel="0046767E">
              <w:rPr>
                <w:rPrChange w:id="217" w:author="Shaoyang Wang" w:date="2017-06-01T16:15:00Z">
                  <w:rPr>
                    <w:rStyle w:val="af2"/>
                    <w:noProof/>
                  </w:rPr>
                </w:rPrChange>
              </w:rPr>
              <w:delText xml:space="preserve">1.2 </w:delText>
            </w:r>
            <w:r w:rsidRPr="0046767E" w:rsidDel="0046767E">
              <w:rPr>
                <w:rFonts w:hint="eastAsia"/>
                <w:rPrChange w:id="218" w:author="Shaoyang Wang" w:date="2017-06-01T16:15:00Z">
                  <w:rPr>
                    <w:rStyle w:val="af2"/>
                    <w:rFonts w:hint="eastAsia"/>
                    <w:noProof/>
                  </w:rPr>
                </w:rPrChange>
              </w:rPr>
              <w:delText>国内外研究现状</w:delText>
            </w:r>
            <w:r w:rsidDel="0046767E">
              <w:rPr>
                <w:noProof/>
                <w:webHidden/>
              </w:rPr>
              <w:tab/>
              <w:delText>1</w:delText>
            </w:r>
          </w:del>
        </w:p>
        <w:p w14:paraId="1D49ABFE" w14:textId="354E585A" w:rsidR="00B305E3" w:rsidDel="0046767E" w:rsidRDefault="00B305E3">
          <w:pPr>
            <w:pStyle w:val="31"/>
            <w:tabs>
              <w:tab w:val="right" w:leader="dot" w:pos="9061"/>
            </w:tabs>
            <w:rPr>
              <w:del w:id="219" w:author="Shaoyang Wang" w:date="2017-06-01T16:15:00Z"/>
              <w:rFonts w:asciiTheme="minorHAnsi" w:eastAsiaTheme="minorEastAsia" w:hAnsiTheme="minorHAnsi" w:cstheme="minorBidi"/>
              <w:noProof/>
              <w:sz w:val="21"/>
              <w:szCs w:val="22"/>
            </w:rPr>
          </w:pPr>
          <w:del w:id="220" w:author="Shaoyang Wang" w:date="2017-06-01T16:15:00Z">
            <w:r w:rsidRPr="0046767E" w:rsidDel="0046767E">
              <w:rPr>
                <w:rPrChange w:id="221" w:author="Shaoyang Wang" w:date="2017-06-01T16:15:00Z">
                  <w:rPr>
                    <w:rStyle w:val="af2"/>
                    <w:noProof/>
                  </w:rPr>
                </w:rPrChange>
              </w:rPr>
              <w:delText xml:space="preserve">1.2.1 </w:delText>
            </w:r>
            <w:r w:rsidRPr="0046767E" w:rsidDel="0046767E">
              <w:rPr>
                <w:rFonts w:hint="eastAsia"/>
                <w:rPrChange w:id="222" w:author="Shaoyang Wang" w:date="2017-06-01T16:15:00Z">
                  <w:rPr>
                    <w:rStyle w:val="af2"/>
                    <w:rFonts w:hint="eastAsia"/>
                    <w:noProof/>
                  </w:rPr>
                </w:rPrChange>
              </w:rPr>
              <w:delText>国外研究及应用现状</w:delText>
            </w:r>
            <w:r w:rsidDel="0046767E">
              <w:rPr>
                <w:noProof/>
                <w:webHidden/>
              </w:rPr>
              <w:tab/>
              <w:delText>1</w:delText>
            </w:r>
          </w:del>
        </w:p>
        <w:p w14:paraId="2E580119" w14:textId="2F39DA82" w:rsidR="00B305E3" w:rsidDel="0046767E" w:rsidRDefault="00B305E3">
          <w:pPr>
            <w:pStyle w:val="31"/>
            <w:tabs>
              <w:tab w:val="right" w:leader="dot" w:pos="9061"/>
            </w:tabs>
            <w:rPr>
              <w:del w:id="223" w:author="Shaoyang Wang" w:date="2017-06-01T16:15:00Z"/>
              <w:rFonts w:asciiTheme="minorHAnsi" w:eastAsiaTheme="minorEastAsia" w:hAnsiTheme="minorHAnsi" w:cstheme="minorBidi"/>
              <w:noProof/>
              <w:sz w:val="21"/>
              <w:szCs w:val="22"/>
            </w:rPr>
          </w:pPr>
          <w:del w:id="224" w:author="Shaoyang Wang" w:date="2017-06-01T16:15:00Z">
            <w:r w:rsidRPr="0046767E" w:rsidDel="0046767E">
              <w:rPr>
                <w:rPrChange w:id="225" w:author="Shaoyang Wang" w:date="2017-06-01T16:15:00Z">
                  <w:rPr>
                    <w:rStyle w:val="af2"/>
                    <w:noProof/>
                  </w:rPr>
                </w:rPrChange>
              </w:rPr>
              <w:delText xml:space="preserve">1.2.2 </w:delText>
            </w:r>
            <w:r w:rsidRPr="0046767E" w:rsidDel="0046767E">
              <w:rPr>
                <w:rFonts w:hint="eastAsia"/>
                <w:rPrChange w:id="226" w:author="Shaoyang Wang" w:date="2017-06-01T16:15:00Z">
                  <w:rPr>
                    <w:rStyle w:val="af2"/>
                    <w:rFonts w:hint="eastAsia"/>
                    <w:noProof/>
                  </w:rPr>
                </w:rPrChange>
              </w:rPr>
              <w:delText>国内研究及应用现状</w:delText>
            </w:r>
            <w:r w:rsidDel="0046767E">
              <w:rPr>
                <w:noProof/>
                <w:webHidden/>
              </w:rPr>
              <w:tab/>
              <w:delText>1</w:delText>
            </w:r>
          </w:del>
        </w:p>
        <w:p w14:paraId="012EDD0D" w14:textId="4DFA8011" w:rsidR="00B305E3" w:rsidDel="0046767E" w:rsidRDefault="00B305E3">
          <w:pPr>
            <w:pStyle w:val="23"/>
            <w:tabs>
              <w:tab w:val="right" w:leader="dot" w:pos="9061"/>
            </w:tabs>
            <w:rPr>
              <w:del w:id="227" w:author="Shaoyang Wang" w:date="2017-06-01T16:15:00Z"/>
              <w:rFonts w:asciiTheme="minorHAnsi" w:eastAsiaTheme="minorEastAsia" w:hAnsiTheme="minorHAnsi" w:cstheme="minorBidi"/>
              <w:noProof/>
              <w:sz w:val="21"/>
              <w:szCs w:val="22"/>
            </w:rPr>
          </w:pPr>
          <w:del w:id="228" w:author="Shaoyang Wang" w:date="2017-06-01T16:15:00Z">
            <w:r w:rsidRPr="0046767E" w:rsidDel="0046767E">
              <w:rPr>
                <w:rPrChange w:id="229" w:author="Shaoyang Wang" w:date="2017-06-01T16:15:00Z">
                  <w:rPr>
                    <w:rStyle w:val="af2"/>
                    <w:noProof/>
                  </w:rPr>
                </w:rPrChange>
              </w:rPr>
              <w:delText xml:space="preserve">1.3 </w:delText>
            </w:r>
            <w:r w:rsidRPr="0046767E" w:rsidDel="0046767E">
              <w:rPr>
                <w:rFonts w:hint="eastAsia"/>
                <w:rPrChange w:id="230" w:author="Shaoyang Wang" w:date="2017-06-01T16:15:00Z">
                  <w:rPr>
                    <w:rStyle w:val="af2"/>
                    <w:rFonts w:hint="eastAsia"/>
                    <w:noProof/>
                  </w:rPr>
                </w:rPrChange>
              </w:rPr>
              <w:delText>研究目标与内容</w:delText>
            </w:r>
            <w:r w:rsidDel="0046767E">
              <w:rPr>
                <w:noProof/>
                <w:webHidden/>
              </w:rPr>
              <w:tab/>
              <w:delText>1</w:delText>
            </w:r>
          </w:del>
        </w:p>
        <w:p w14:paraId="7DE2DB57" w14:textId="5F33ABB8" w:rsidR="00B305E3" w:rsidDel="0046767E" w:rsidRDefault="00B305E3">
          <w:pPr>
            <w:pStyle w:val="31"/>
            <w:tabs>
              <w:tab w:val="right" w:leader="dot" w:pos="9061"/>
            </w:tabs>
            <w:rPr>
              <w:del w:id="231" w:author="Shaoyang Wang" w:date="2017-06-01T16:15:00Z"/>
              <w:rFonts w:asciiTheme="minorHAnsi" w:eastAsiaTheme="minorEastAsia" w:hAnsiTheme="minorHAnsi" w:cstheme="minorBidi"/>
              <w:noProof/>
              <w:sz w:val="21"/>
              <w:szCs w:val="22"/>
            </w:rPr>
          </w:pPr>
          <w:del w:id="232" w:author="Shaoyang Wang" w:date="2017-06-01T16:15:00Z">
            <w:r w:rsidRPr="0046767E" w:rsidDel="0046767E">
              <w:rPr>
                <w:rPrChange w:id="233" w:author="Shaoyang Wang" w:date="2017-06-01T16:15:00Z">
                  <w:rPr>
                    <w:rStyle w:val="af2"/>
                    <w:noProof/>
                  </w:rPr>
                </w:rPrChange>
              </w:rPr>
              <w:delText xml:space="preserve">1.3.1 </w:delText>
            </w:r>
            <w:r w:rsidRPr="0046767E" w:rsidDel="0046767E">
              <w:rPr>
                <w:rFonts w:hint="eastAsia"/>
                <w:rPrChange w:id="234" w:author="Shaoyang Wang" w:date="2017-06-01T16:15:00Z">
                  <w:rPr>
                    <w:rStyle w:val="af2"/>
                    <w:rFonts w:hint="eastAsia"/>
                    <w:noProof/>
                  </w:rPr>
                </w:rPrChange>
              </w:rPr>
              <w:delText>研究目标</w:delText>
            </w:r>
            <w:r w:rsidDel="0046767E">
              <w:rPr>
                <w:noProof/>
                <w:webHidden/>
              </w:rPr>
              <w:tab/>
              <w:delText>1</w:delText>
            </w:r>
          </w:del>
        </w:p>
        <w:p w14:paraId="03058B7A" w14:textId="4DF4C23E" w:rsidR="00B305E3" w:rsidDel="0046767E" w:rsidRDefault="00B305E3">
          <w:pPr>
            <w:pStyle w:val="31"/>
            <w:tabs>
              <w:tab w:val="right" w:leader="dot" w:pos="9061"/>
            </w:tabs>
            <w:rPr>
              <w:del w:id="235" w:author="Shaoyang Wang" w:date="2017-06-01T16:15:00Z"/>
              <w:rFonts w:asciiTheme="minorHAnsi" w:eastAsiaTheme="minorEastAsia" w:hAnsiTheme="minorHAnsi" w:cstheme="minorBidi"/>
              <w:noProof/>
              <w:sz w:val="21"/>
              <w:szCs w:val="22"/>
            </w:rPr>
          </w:pPr>
          <w:del w:id="236" w:author="Shaoyang Wang" w:date="2017-06-01T16:15:00Z">
            <w:r w:rsidRPr="0046767E" w:rsidDel="0046767E">
              <w:rPr>
                <w:rPrChange w:id="237" w:author="Shaoyang Wang" w:date="2017-06-01T16:15:00Z">
                  <w:rPr>
                    <w:rStyle w:val="af2"/>
                    <w:noProof/>
                  </w:rPr>
                </w:rPrChange>
              </w:rPr>
              <w:delText xml:space="preserve">1.3.2 </w:delText>
            </w:r>
            <w:r w:rsidRPr="0046767E" w:rsidDel="0046767E">
              <w:rPr>
                <w:rFonts w:hint="eastAsia"/>
                <w:rPrChange w:id="238" w:author="Shaoyang Wang" w:date="2017-06-01T16:15:00Z">
                  <w:rPr>
                    <w:rStyle w:val="af2"/>
                    <w:rFonts w:hint="eastAsia"/>
                    <w:noProof/>
                  </w:rPr>
                </w:rPrChange>
              </w:rPr>
              <w:delText>研究内容</w:delText>
            </w:r>
            <w:r w:rsidDel="0046767E">
              <w:rPr>
                <w:noProof/>
                <w:webHidden/>
              </w:rPr>
              <w:tab/>
              <w:delText>1</w:delText>
            </w:r>
          </w:del>
        </w:p>
        <w:p w14:paraId="06C47182" w14:textId="57F56DFB" w:rsidR="00B305E3" w:rsidDel="0046767E" w:rsidRDefault="00B305E3">
          <w:pPr>
            <w:pStyle w:val="23"/>
            <w:tabs>
              <w:tab w:val="right" w:leader="dot" w:pos="9061"/>
            </w:tabs>
            <w:rPr>
              <w:del w:id="239" w:author="Shaoyang Wang" w:date="2017-06-01T16:15:00Z"/>
              <w:rFonts w:asciiTheme="minorHAnsi" w:eastAsiaTheme="minorEastAsia" w:hAnsiTheme="minorHAnsi" w:cstheme="minorBidi"/>
              <w:noProof/>
              <w:sz w:val="21"/>
              <w:szCs w:val="22"/>
            </w:rPr>
          </w:pPr>
          <w:del w:id="240" w:author="Shaoyang Wang" w:date="2017-06-01T16:15:00Z">
            <w:r w:rsidRPr="0046767E" w:rsidDel="0046767E">
              <w:rPr>
                <w:rPrChange w:id="241" w:author="Shaoyang Wang" w:date="2017-06-01T16:15:00Z">
                  <w:rPr>
                    <w:rStyle w:val="af2"/>
                    <w:noProof/>
                  </w:rPr>
                </w:rPrChange>
              </w:rPr>
              <w:delText xml:space="preserve">1.4 </w:delText>
            </w:r>
            <w:r w:rsidRPr="0046767E" w:rsidDel="0046767E">
              <w:rPr>
                <w:rFonts w:hint="eastAsia"/>
                <w:rPrChange w:id="242" w:author="Shaoyang Wang" w:date="2017-06-01T16:15:00Z">
                  <w:rPr>
                    <w:rStyle w:val="af2"/>
                    <w:rFonts w:hint="eastAsia"/>
                    <w:noProof/>
                  </w:rPr>
                </w:rPrChange>
              </w:rPr>
              <w:delText>论文结构</w:delText>
            </w:r>
            <w:r w:rsidDel="0046767E">
              <w:rPr>
                <w:noProof/>
                <w:webHidden/>
              </w:rPr>
              <w:tab/>
              <w:delText>1</w:delText>
            </w:r>
          </w:del>
        </w:p>
        <w:p w14:paraId="394345D2" w14:textId="36D2B2BF" w:rsidR="00B305E3" w:rsidDel="0046767E" w:rsidRDefault="00B305E3">
          <w:pPr>
            <w:pStyle w:val="10"/>
            <w:tabs>
              <w:tab w:val="left" w:pos="397"/>
              <w:tab w:val="right" w:leader="dot" w:pos="9061"/>
            </w:tabs>
            <w:rPr>
              <w:del w:id="243" w:author="Shaoyang Wang" w:date="2017-06-01T16:15:00Z"/>
              <w:rFonts w:asciiTheme="minorHAnsi" w:eastAsiaTheme="minorEastAsia" w:hAnsiTheme="minorHAnsi" w:cstheme="minorBidi"/>
              <w:noProof/>
              <w:sz w:val="21"/>
              <w:szCs w:val="22"/>
            </w:rPr>
          </w:pPr>
          <w:del w:id="244" w:author="Shaoyang Wang" w:date="2017-06-01T16:15:00Z">
            <w:r w:rsidRPr="0046767E" w:rsidDel="0046767E">
              <w:rPr>
                <w:rPrChange w:id="245" w:author="Shaoyang Wang" w:date="2017-06-01T16:15:00Z">
                  <w:rPr>
                    <w:rStyle w:val="af2"/>
                    <w:noProof/>
                  </w:rPr>
                </w:rPrChange>
              </w:rPr>
              <w:delText>2</w:delText>
            </w:r>
            <w:r w:rsidDel="0046767E">
              <w:rPr>
                <w:rFonts w:asciiTheme="minorHAnsi" w:eastAsiaTheme="minorEastAsia" w:hAnsiTheme="minorHAnsi" w:cstheme="minorBidi"/>
                <w:noProof/>
                <w:sz w:val="21"/>
                <w:szCs w:val="22"/>
              </w:rPr>
              <w:tab/>
            </w:r>
            <w:r w:rsidRPr="0046767E" w:rsidDel="0046767E">
              <w:rPr>
                <w:rFonts w:hint="eastAsia"/>
                <w:rPrChange w:id="246" w:author="Shaoyang Wang" w:date="2017-06-01T16:15:00Z">
                  <w:rPr>
                    <w:rStyle w:val="af2"/>
                    <w:rFonts w:hint="eastAsia"/>
                    <w:noProof/>
                  </w:rPr>
                </w:rPrChange>
              </w:rPr>
              <w:delText>相关技术</w:delText>
            </w:r>
            <w:r w:rsidDel="0046767E">
              <w:rPr>
                <w:noProof/>
                <w:webHidden/>
              </w:rPr>
              <w:tab/>
              <w:delText>2</w:delText>
            </w:r>
          </w:del>
        </w:p>
        <w:p w14:paraId="64DA5F98" w14:textId="2587B8C0" w:rsidR="00B305E3" w:rsidDel="0046767E" w:rsidRDefault="00B305E3">
          <w:pPr>
            <w:pStyle w:val="23"/>
            <w:tabs>
              <w:tab w:val="right" w:leader="dot" w:pos="9061"/>
            </w:tabs>
            <w:rPr>
              <w:del w:id="247" w:author="Shaoyang Wang" w:date="2017-06-01T16:15:00Z"/>
              <w:rFonts w:asciiTheme="minorHAnsi" w:eastAsiaTheme="minorEastAsia" w:hAnsiTheme="minorHAnsi" w:cstheme="minorBidi"/>
              <w:noProof/>
              <w:sz w:val="21"/>
              <w:szCs w:val="22"/>
            </w:rPr>
          </w:pPr>
          <w:del w:id="248" w:author="Shaoyang Wang" w:date="2017-06-01T16:15:00Z">
            <w:r w:rsidRPr="0046767E" w:rsidDel="0046767E">
              <w:rPr>
                <w:rPrChange w:id="249" w:author="Shaoyang Wang" w:date="2017-06-01T16:15:00Z">
                  <w:rPr>
                    <w:rStyle w:val="af2"/>
                    <w:noProof/>
                  </w:rPr>
                </w:rPrChange>
              </w:rPr>
              <w:delText xml:space="preserve">2.1 </w:delText>
            </w:r>
            <w:r w:rsidRPr="0046767E" w:rsidDel="0046767E">
              <w:rPr>
                <w:rFonts w:hint="eastAsia"/>
                <w:rPrChange w:id="250" w:author="Shaoyang Wang" w:date="2017-06-01T16:15:00Z">
                  <w:rPr>
                    <w:rStyle w:val="af2"/>
                    <w:rFonts w:hint="eastAsia"/>
                    <w:noProof/>
                  </w:rPr>
                </w:rPrChange>
              </w:rPr>
              <w:delText>遗传算法</w:delText>
            </w:r>
            <w:r w:rsidDel="0046767E">
              <w:rPr>
                <w:noProof/>
                <w:webHidden/>
              </w:rPr>
              <w:tab/>
              <w:delText>2</w:delText>
            </w:r>
          </w:del>
        </w:p>
        <w:p w14:paraId="289244BA" w14:textId="0169C7C4" w:rsidR="00B305E3" w:rsidDel="0046767E" w:rsidRDefault="00B305E3">
          <w:pPr>
            <w:pStyle w:val="23"/>
            <w:tabs>
              <w:tab w:val="right" w:leader="dot" w:pos="9061"/>
            </w:tabs>
            <w:rPr>
              <w:del w:id="251" w:author="Shaoyang Wang" w:date="2017-06-01T16:15:00Z"/>
              <w:rFonts w:asciiTheme="minorHAnsi" w:eastAsiaTheme="minorEastAsia" w:hAnsiTheme="minorHAnsi" w:cstheme="minorBidi"/>
              <w:noProof/>
              <w:sz w:val="21"/>
              <w:szCs w:val="22"/>
            </w:rPr>
          </w:pPr>
          <w:del w:id="252" w:author="Shaoyang Wang" w:date="2017-06-01T16:15:00Z">
            <w:r w:rsidRPr="0046767E" w:rsidDel="0046767E">
              <w:rPr>
                <w:rPrChange w:id="253" w:author="Shaoyang Wang" w:date="2017-06-01T16:15:00Z">
                  <w:rPr>
                    <w:rStyle w:val="af2"/>
                    <w:noProof/>
                  </w:rPr>
                </w:rPrChange>
              </w:rPr>
              <w:delText xml:space="preserve">2.2 </w:delText>
            </w:r>
            <w:r w:rsidRPr="0046767E" w:rsidDel="0046767E">
              <w:rPr>
                <w:rFonts w:hint="eastAsia"/>
                <w:rPrChange w:id="254" w:author="Shaoyang Wang" w:date="2017-06-01T16:15:00Z">
                  <w:rPr>
                    <w:rStyle w:val="af2"/>
                    <w:rFonts w:hint="eastAsia"/>
                    <w:noProof/>
                  </w:rPr>
                </w:rPrChange>
              </w:rPr>
              <w:delText>人工神经网络</w:delText>
            </w:r>
            <w:r w:rsidDel="0046767E">
              <w:rPr>
                <w:noProof/>
                <w:webHidden/>
              </w:rPr>
              <w:tab/>
              <w:delText>3</w:delText>
            </w:r>
          </w:del>
        </w:p>
        <w:p w14:paraId="0E636CBD" w14:textId="29D8AD22" w:rsidR="00B305E3" w:rsidDel="0046767E" w:rsidRDefault="00B305E3">
          <w:pPr>
            <w:pStyle w:val="31"/>
            <w:tabs>
              <w:tab w:val="right" w:leader="dot" w:pos="9061"/>
            </w:tabs>
            <w:rPr>
              <w:del w:id="255" w:author="Shaoyang Wang" w:date="2017-06-01T16:15:00Z"/>
              <w:rFonts w:asciiTheme="minorHAnsi" w:eastAsiaTheme="minorEastAsia" w:hAnsiTheme="minorHAnsi" w:cstheme="minorBidi"/>
              <w:noProof/>
              <w:sz w:val="21"/>
              <w:szCs w:val="22"/>
            </w:rPr>
          </w:pPr>
          <w:del w:id="256" w:author="Shaoyang Wang" w:date="2017-06-01T16:15:00Z">
            <w:r w:rsidRPr="0046767E" w:rsidDel="0046767E">
              <w:rPr>
                <w:rPrChange w:id="257" w:author="Shaoyang Wang" w:date="2017-06-01T16:15:00Z">
                  <w:rPr>
                    <w:rStyle w:val="af2"/>
                    <w:noProof/>
                  </w:rPr>
                </w:rPrChange>
              </w:rPr>
              <w:delText>2.2.1 Theano</w:delText>
            </w:r>
            <w:r w:rsidDel="0046767E">
              <w:rPr>
                <w:noProof/>
                <w:webHidden/>
              </w:rPr>
              <w:tab/>
              <w:delText>4</w:delText>
            </w:r>
          </w:del>
        </w:p>
        <w:p w14:paraId="174F47FC" w14:textId="1E30428B" w:rsidR="00B305E3" w:rsidDel="0046767E" w:rsidRDefault="00B305E3">
          <w:pPr>
            <w:pStyle w:val="31"/>
            <w:tabs>
              <w:tab w:val="right" w:leader="dot" w:pos="9061"/>
            </w:tabs>
            <w:rPr>
              <w:del w:id="258" w:author="Shaoyang Wang" w:date="2017-06-01T16:15:00Z"/>
              <w:rFonts w:asciiTheme="minorHAnsi" w:eastAsiaTheme="minorEastAsia" w:hAnsiTheme="minorHAnsi" w:cstheme="minorBidi"/>
              <w:noProof/>
              <w:sz w:val="21"/>
              <w:szCs w:val="22"/>
            </w:rPr>
          </w:pPr>
          <w:del w:id="259" w:author="Shaoyang Wang" w:date="2017-06-01T16:15:00Z">
            <w:r w:rsidRPr="0046767E" w:rsidDel="0046767E">
              <w:rPr>
                <w:rPrChange w:id="260" w:author="Shaoyang Wang" w:date="2017-06-01T16:15:00Z">
                  <w:rPr>
                    <w:rStyle w:val="af2"/>
                    <w:noProof/>
                  </w:rPr>
                </w:rPrChange>
              </w:rPr>
              <w:delText>2.2.2 Keras</w:delText>
            </w:r>
            <w:r w:rsidDel="0046767E">
              <w:rPr>
                <w:noProof/>
                <w:webHidden/>
              </w:rPr>
              <w:tab/>
              <w:delText>4</w:delText>
            </w:r>
          </w:del>
        </w:p>
        <w:p w14:paraId="5789404C" w14:textId="60426EC8" w:rsidR="00B305E3" w:rsidDel="0046767E" w:rsidRDefault="00B305E3">
          <w:pPr>
            <w:pStyle w:val="23"/>
            <w:tabs>
              <w:tab w:val="right" w:leader="dot" w:pos="9061"/>
            </w:tabs>
            <w:rPr>
              <w:del w:id="261" w:author="Shaoyang Wang" w:date="2017-06-01T16:15:00Z"/>
              <w:rFonts w:asciiTheme="minorHAnsi" w:eastAsiaTheme="minorEastAsia" w:hAnsiTheme="minorHAnsi" w:cstheme="minorBidi"/>
              <w:noProof/>
              <w:sz w:val="21"/>
              <w:szCs w:val="22"/>
            </w:rPr>
          </w:pPr>
          <w:del w:id="262" w:author="Shaoyang Wang" w:date="2017-06-01T16:15:00Z">
            <w:r w:rsidRPr="0046767E" w:rsidDel="0046767E">
              <w:rPr>
                <w:rPrChange w:id="263" w:author="Shaoyang Wang" w:date="2017-06-01T16:15:00Z">
                  <w:rPr>
                    <w:rStyle w:val="af2"/>
                    <w:noProof/>
                  </w:rPr>
                </w:rPrChange>
              </w:rPr>
              <w:delText>2.3 GPGPU</w:delText>
            </w:r>
            <w:r w:rsidRPr="0046767E" w:rsidDel="0046767E">
              <w:rPr>
                <w:rFonts w:hint="eastAsia"/>
                <w:rPrChange w:id="264" w:author="Shaoyang Wang" w:date="2017-06-01T16:15:00Z">
                  <w:rPr>
                    <w:rStyle w:val="af2"/>
                    <w:rFonts w:hint="eastAsia"/>
                    <w:noProof/>
                  </w:rPr>
                </w:rPrChange>
              </w:rPr>
              <w:delText>并行计算</w:delText>
            </w:r>
            <w:r w:rsidDel="0046767E">
              <w:rPr>
                <w:noProof/>
                <w:webHidden/>
              </w:rPr>
              <w:tab/>
              <w:delText>5</w:delText>
            </w:r>
          </w:del>
        </w:p>
        <w:p w14:paraId="477494D3" w14:textId="45E2A058" w:rsidR="00B305E3" w:rsidDel="0046767E" w:rsidRDefault="00B305E3">
          <w:pPr>
            <w:pStyle w:val="31"/>
            <w:tabs>
              <w:tab w:val="right" w:leader="dot" w:pos="9061"/>
            </w:tabs>
            <w:rPr>
              <w:del w:id="265" w:author="Shaoyang Wang" w:date="2017-06-01T16:15:00Z"/>
              <w:rFonts w:asciiTheme="minorHAnsi" w:eastAsiaTheme="minorEastAsia" w:hAnsiTheme="minorHAnsi" w:cstheme="minorBidi"/>
              <w:noProof/>
              <w:sz w:val="21"/>
              <w:szCs w:val="22"/>
            </w:rPr>
          </w:pPr>
          <w:del w:id="266" w:author="Shaoyang Wang" w:date="2017-06-01T16:15:00Z">
            <w:r w:rsidRPr="0046767E" w:rsidDel="0046767E">
              <w:rPr>
                <w:rPrChange w:id="267" w:author="Shaoyang Wang" w:date="2017-06-01T16:15:00Z">
                  <w:rPr>
                    <w:rStyle w:val="af2"/>
                    <w:noProof/>
                  </w:rPr>
                </w:rPrChange>
              </w:rPr>
              <w:delText>2.3.1 CUDA</w:delText>
            </w:r>
            <w:r w:rsidDel="0046767E">
              <w:rPr>
                <w:noProof/>
                <w:webHidden/>
              </w:rPr>
              <w:tab/>
              <w:delText>5</w:delText>
            </w:r>
          </w:del>
        </w:p>
        <w:p w14:paraId="5E7E4E19" w14:textId="3B31C06C" w:rsidR="00B305E3" w:rsidDel="0046767E" w:rsidRDefault="00B305E3">
          <w:pPr>
            <w:pStyle w:val="31"/>
            <w:tabs>
              <w:tab w:val="right" w:leader="dot" w:pos="9061"/>
            </w:tabs>
            <w:rPr>
              <w:del w:id="268" w:author="Shaoyang Wang" w:date="2017-06-01T16:15:00Z"/>
              <w:rFonts w:asciiTheme="minorHAnsi" w:eastAsiaTheme="minorEastAsia" w:hAnsiTheme="minorHAnsi" w:cstheme="minorBidi"/>
              <w:noProof/>
              <w:sz w:val="21"/>
              <w:szCs w:val="22"/>
            </w:rPr>
          </w:pPr>
          <w:del w:id="269" w:author="Shaoyang Wang" w:date="2017-06-01T16:15:00Z">
            <w:r w:rsidRPr="0046767E" w:rsidDel="0046767E">
              <w:rPr>
                <w:rPrChange w:id="270" w:author="Shaoyang Wang" w:date="2017-06-01T16:15:00Z">
                  <w:rPr>
                    <w:rStyle w:val="af2"/>
                    <w:noProof/>
                  </w:rPr>
                </w:rPrChange>
              </w:rPr>
              <w:delText>2.3.2 PyCUDA</w:delText>
            </w:r>
            <w:r w:rsidDel="0046767E">
              <w:rPr>
                <w:noProof/>
                <w:webHidden/>
              </w:rPr>
              <w:tab/>
              <w:delText>6</w:delText>
            </w:r>
          </w:del>
        </w:p>
        <w:p w14:paraId="2E87010E" w14:textId="4AB602FC" w:rsidR="00B305E3" w:rsidDel="0046767E" w:rsidRDefault="00B305E3">
          <w:pPr>
            <w:pStyle w:val="10"/>
            <w:tabs>
              <w:tab w:val="left" w:pos="397"/>
              <w:tab w:val="right" w:leader="dot" w:pos="9061"/>
            </w:tabs>
            <w:rPr>
              <w:del w:id="271" w:author="Shaoyang Wang" w:date="2017-06-01T16:15:00Z"/>
              <w:rFonts w:asciiTheme="minorHAnsi" w:eastAsiaTheme="minorEastAsia" w:hAnsiTheme="minorHAnsi" w:cstheme="minorBidi"/>
              <w:noProof/>
              <w:sz w:val="21"/>
              <w:szCs w:val="22"/>
            </w:rPr>
          </w:pPr>
          <w:del w:id="272" w:author="Shaoyang Wang" w:date="2017-06-01T16:15:00Z">
            <w:r w:rsidRPr="0046767E" w:rsidDel="0046767E">
              <w:rPr>
                <w:rPrChange w:id="273" w:author="Shaoyang Wang" w:date="2017-06-01T16:15:00Z">
                  <w:rPr>
                    <w:rStyle w:val="af2"/>
                    <w:noProof/>
                  </w:rPr>
                </w:rPrChange>
              </w:rPr>
              <w:delText>3</w:delText>
            </w:r>
            <w:r w:rsidDel="0046767E">
              <w:rPr>
                <w:rFonts w:asciiTheme="minorHAnsi" w:eastAsiaTheme="minorEastAsia" w:hAnsiTheme="minorHAnsi" w:cstheme="minorBidi"/>
                <w:noProof/>
                <w:sz w:val="21"/>
                <w:szCs w:val="22"/>
              </w:rPr>
              <w:tab/>
            </w:r>
            <w:r w:rsidRPr="0046767E" w:rsidDel="0046767E">
              <w:rPr>
                <w:rFonts w:hint="eastAsia"/>
                <w:rPrChange w:id="274" w:author="Shaoyang Wang" w:date="2017-06-01T16:15:00Z">
                  <w:rPr>
                    <w:rStyle w:val="af2"/>
                    <w:rFonts w:hint="eastAsia"/>
                    <w:noProof/>
                  </w:rPr>
                </w:rPrChange>
              </w:rPr>
              <w:delText>算法设计</w:delText>
            </w:r>
            <w:r w:rsidDel="0046767E">
              <w:rPr>
                <w:noProof/>
                <w:webHidden/>
              </w:rPr>
              <w:tab/>
              <w:delText>8</w:delText>
            </w:r>
          </w:del>
        </w:p>
        <w:p w14:paraId="0C40461D" w14:textId="61630B77" w:rsidR="00B305E3" w:rsidDel="0046767E" w:rsidRDefault="00B305E3">
          <w:pPr>
            <w:pStyle w:val="23"/>
            <w:tabs>
              <w:tab w:val="right" w:leader="dot" w:pos="9061"/>
            </w:tabs>
            <w:rPr>
              <w:del w:id="275" w:author="Shaoyang Wang" w:date="2017-06-01T16:15:00Z"/>
              <w:rFonts w:asciiTheme="minorHAnsi" w:eastAsiaTheme="minorEastAsia" w:hAnsiTheme="minorHAnsi" w:cstheme="minorBidi"/>
              <w:noProof/>
              <w:sz w:val="21"/>
              <w:szCs w:val="22"/>
            </w:rPr>
          </w:pPr>
          <w:del w:id="276" w:author="Shaoyang Wang" w:date="2017-06-01T16:15:00Z">
            <w:r w:rsidRPr="0046767E" w:rsidDel="0046767E">
              <w:rPr>
                <w:rPrChange w:id="277" w:author="Shaoyang Wang" w:date="2017-06-01T16:15:00Z">
                  <w:rPr>
                    <w:rStyle w:val="af2"/>
                    <w:noProof/>
                  </w:rPr>
                </w:rPrChange>
              </w:rPr>
              <w:delText xml:space="preserve">3.1 </w:delText>
            </w:r>
            <w:r w:rsidRPr="0046767E" w:rsidDel="0046767E">
              <w:rPr>
                <w:rFonts w:hint="eastAsia"/>
                <w:rPrChange w:id="278" w:author="Shaoyang Wang" w:date="2017-06-01T16:15:00Z">
                  <w:rPr>
                    <w:rStyle w:val="af2"/>
                    <w:rFonts w:hint="eastAsia"/>
                    <w:noProof/>
                  </w:rPr>
                </w:rPrChange>
              </w:rPr>
              <w:delText>问题定义</w:delText>
            </w:r>
            <w:r w:rsidDel="0046767E">
              <w:rPr>
                <w:noProof/>
                <w:webHidden/>
              </w:rPr>
              <w:tab/>
              <w:delText>8</w:delText>
            </w:r>
          </w:del>
        </w:p>
        <w:p w14:paraId="18CE79B7" w14:textId="1AE063AD" w:rsidR="00B305E3" w:rsidDel="0046767E" w:rsidRDefault="00B305E3">
          <w:pPr>
            <w:pStyle w:val="31"/>
            <w:tabs>
              <w:tab w:val="right" w:leader="dot" w:pos="9061"/>
            </w:tabs>
            <w:rPr>
              <w:del w:id="279" w:author="Shaoyang Wang" w:date="2017-06-01T16:15:00Z"/>
              <w:rFonts w:asciiTheme="minorHAnsi" w:eastAsiaTheme="minorEastAsia" w:hAnsiTheme="minorHAnsi" w:cstheme="minorBidi"/>
              <w:noProof/>
              <w:sz w:val="21"/>
              <w:szCs w:val="22"/>
            </w:rPr>
          </w:pPr>
          <w:del w:id="280" w:author="Shaoyang Wang" w:date="2017-06-01T16:15:00Z">
            <w:r w:rsidRPr="0046767E" w:rsidDel="0046767E">
              <w:rPr>
                <w:rPrChange w:id="281" w:author="Shaoyang Wang" w:date="2017-06-01T16:15:00Z">
                  <w:rPr>
                    <w:rStyle w:val="af2"/>
                    <w:noProof/>
                  </w:rPr>
                </w:rPrChange>
              </w:rPr>
              <w:delText xml:space="preserve">3.1.1 </w:delText>
            </w:r>
            <w:r w:rsidRPr="0046767E" w:rsidDel="0046767E">
              <w:rPr>
                <w:rFonts w:hint="eastAsia"/>
                <w:rPrChange w:id="282" w:author="Shaoyang Wang" w:date="2017-06-01T16:15:00Z">
                  <w:rPr>
                    <w:rStyle w:val="af2"/>
                    <w:rFonts w:hint="eastAsia"/>
                    <w:noProof/>
                  </w:rPr>
                </w:rPrChange>
              </w:rPr>
              <w:delText>问题描述</w:delText>
            </w:r>
            <w:r w:rsidDel="0046767E">
              <w:rPr>
                <w:noProof/>
                <w:webHidden/>
              </w:rPr>
              <w:tab/>
              <w:delText>8</w:delText>
            </w:r>
          </w:del>
        </w:p>
        <w:p w14:paraId="44201747" w14:textId="30439A09" w:rsidR="00B305E3" w:rsidDel="0046767E" w:rsidRDefault="00B305E3">
          <w:pPr>
            <w:pStyle w:val="31"/>
            <w:tabs>
              <w:tab w:val="right" w:leader="dot" w:pos="9061"/>
            </w:tabs>
            <w:rPr>
              <w:del w:id="283" w:author="Shaoyang Wang" w:date="2017-06-01T16:15:00Z"/>
              <w:rFonts w:asciiTheme="minorHAnsi" w:eastAsiaTheme="minorEastAsia" w:hAnsiTheme="minorHAnsi" w:cstheme="minorBidi"/>
              <w:noProof/>
              <w:sz w:val="21"/>
              <w:szCs w:val="22"/>
            </w:rPr>
          </w:pPr>
          <w:del w:id="284" w:author="Shaoyang Wang" w:date="2017-06-01T16:15:00Z">
            <w:r w:rsidRPr="0046767E" w:rsidDel="0046767E">
              <w:rPr>
                <w:rPrChange w:id="285" w:author="Shaoyang Wang" w:date="2017-06-01T16:15:00Z">
                  <w:rPr>
                    <w:rStyle w:val="af2"/>
                    <w:noProof/>
                  </w:rPr>
                </w:rPrChange>
              </w:rPr>
              <w:delText xml:space="preserve">3.1.2 </w:delText>
            </w:r>
            <w:r w:rsidRPr="0046767E" w:rsidDel="0046767E">
              <w:rPr>
                <w:rFonts w:hint="eastAsia"/>
                <w:rPrChange w:id="286" w:author="Shaoyang Wang" w:date="2017-06-01T16:15:00Z">
                  <w:rPr>
                    <w:rStyle w:val="af2"/>
                    <w:rFonts w:hint="eastAsia"/>
                    <w:noProof/>
                  </w:rPr>
                </w:rPrChange>
              </w:rPr>
              <w:delText>数据格式</w:delText>
            </w:r>
            <w:r w:rsidDel="0046767E">
              <w:rPr>
                <w:noProof/>
                <w:webHidden/>
              </w:rPr>
              <w:tab/>
              <w:delText>8</w:delText>
            </w:r>
          </w:del>
        </w:p>
        <w:p w14:paraId="1E29E8AB" w14:textId="61A43224" w:rsidR="00B305E3" w:rsidDel="0046767E" w:rsidRDefault="00B305E3">
          <w:pPr>
            <w:pStyle w:val="31"/>
            <w:tabs>
              <w:tab w:val="right" w:leader="dot" w:pos="9061"/>
            </w:tabs>
            <w:rPr>
              <w:del w:id="287" w:author="Shaoyang Wang" w:date="2017-06-01T16:15:00Z"/>
              <w:rFonts w:asciiTheme="minorHAnsi" w:eastAsiaTheme="minorEastAsia" w:hAnsiTheme="minorHAnsi" w:cstheme="minorBidi"/>
              <w:noProof/>
              <w:sz w:val="21"/>
              <w:szCs w:val="22"/>
            </w:rPr>
          </w:pPr>
          <w:del w:id="288" w:author="Shaoyang Wang" w:date="2017-06-01T16:15:00Z">
            <w:r w:rsidRPr="0046767E" w:rsidDel="0046767E">
              <w:rPr>
                <w:rPrChange w:id="289" w:author="Shaoyang Wang" w:date="2017-06-01T16:15:00Z">
                  <w:rPr>
                    <w:rStyle w:val="af2"/>
                    <w:noProof/>
                  </w:rPr>
                </w:rPrChange>
              </w:rPr>
              <w:delText xml:space="preserve">3.1.3 </w:delText>
            </w:r>
            <w:r w:rsidRPr="0046767E" w:rsidDel="0046767E">
              <w:rPr>
                <w:rFonts w:hint="eastAsia"/>
                <w:rPrChange w:id="290" w:author="Shaoyang Wang" w:date="2017-06-01T16:15:00Z">
                  <w:rPr>
                    <w:rStyle w:val="af2"/>
                    <w:rFonts w:hint="eastAsia"/>
                    <w:noProof/>
                  </w:rPr>
                </w:rPrChange>
              </w:rPr>
              <w:delText>问题抽象</w:delText>
            </w:r>
            <w:r w:rsidDel="0046767E">
              <w:rPr>
                <w:noProof/>
                <w:webHidden/>
              </w:rPr>
              <w:tab/>
              <w:delText>8</w:delText>
            </w:r>
          </w:del>
        </w:p>
        <w:p w14:paraId="48CFB4D9" w14:textId="075AD3CB" w:rsidR="00B305E3" w:rsidDel="0046767E" w:rsidRDefault="00B305E3">
          <w:pPr>
            <w:pStyle w:val="23"/>
            <w:tabs>
              <w:tab w:val="right" w:leader="dot" w:pos="9061"/>
            </w:tabs>
            <w:rPr>
              <w:del w:id="291" w:author="Shaoyang Wang" w:date="2017-06-01T16:15:00Z"/>
              <w:rFonts w:asciiTheme="minorHAnsi" w:eastAsiaTheme="minorEastAsia" w:hAnsiTheme="minorHAnsi" w:cstheme="minorBidi"/>
              <w:noProof/>
              <w:sz w:val="21"/>
              <w:szCs w:val="22"/>
            </w:rPr>
          </w:pPr>
          <w:del w:id="292" w:author="Shaoyang Wang" w:date="2017-06-01T16:15:00Z">
            <w:r w:rsidRPr="0046767E" w:rsidDel="0046767E">
              <w:rPr>
                <w:rPrChange w:id="293" w:author="Shaoyang Wang" w:date="2017-06-01T16:15:00Z">
                  <w:rPr>
                    <w:rStyle w:val="af2"/>
                    <w:noProof/>
                  </w:rPr>
                </w:rPrChange>
              </w:rPr>
              <w:delText xml:space="preserve">3.2 </w:delText>
            </w:r>
            <w:r w:rsidRPr="0046767E" w:rsidDel="0046767E">
              <w:rPr>
                <w:rFonts w:hint="eastAsia"/>
                <w:rPrChange w:id="294" w:author="Shaoyang Wang" w:date="2017-06-01T16:15:00Z">
                  <w:rPr>
                    <w:rStyle w:val="af2"/>
                    <w:rFonts w:hint="eastAsia"/>
                    <w:noProof/>
                  </w:rPr>
                </w:rPrChange>
              </w:rPr>
              <w:delText>遗传算法</w:delText>
            </w:r>
            <w:r w:rsidDel="0046767E">
              <w:rPr>
                <w:noProof/>
                <w:webHidden/>
              </w:rPr>
              <w:tab/>
              <w:delText>9</w:delText>
            </w:r>
          </w:del>
        </w:p>
        <w:p w14:paraId="6359C2AB" w14:textId="094CF452" w:rsidR="00B305E3" w:rsidDel="0046767E" w:rsidRDefault="00B305E3">
          <w:pPr>
            <w:pStyle w:val="31"/>
            <w:tabs>
              <w:tab w:val="right" w:leader="dot" w:pos="9061"/>
            </w:tabs>
            <w:rPr>
              <w:del w:id="295" w:author="Shaoyang Wang" w:date="2017-06-01T16:15:00Z"/>
              <w:rFonts w:asciiTheme="minorHAnsi" w:eastAsiaTheme="minorEastAsia" w:hAnsiTheme="minorHAnsi" w:cstheme="minorBidi"/>
              <w:noProof/>
              <w:sz w:val="21"/>
              <w:szCs w:val="22"/>
            </w:rPr>
          </w:pPr>
          <w:del w:id="296" w:author="Shaoyang Wang" w:date="2017-06-01T16:15:00Z">
            <w:r w:rsidRPr="0046767E" w:rsidDel="0046767E">
              <w:rPr>
                <w:rPrChange w:id="297" w:author="Shaoyang Wang" w:date="2017-06-01T16:15:00Z">
                  <w:rPr>
                    <w:rStyle w:val="af2"/>
                    <w:noProof/>
                  </w:rPr>
                </w:rPrChange>
              </w:rPr>
              <w:delText xml:space="preserve">3.2.1 </w:delText>
            </w:r>
            <w:r w:rsidRPr="0046767E" w:rsidDel="0046767E">
              <w:rPr>
                <w:rFonts w:hint="eastAsia"/>
                <w:rPrChange w:id="298" w:author="Shaoyang Wang" w:date="2017-06-01T16:15:00Z">
                  <w:rPr>
                    <w:rStyle w:val="af2"/>
                    <w:rFonts w:hint="eastAsia"/>
                    <w:noProof/>
                  </w:rPr>
                </w:rPrChange>
              </w:rPr>
              <w:delText>问题建模</w:delText>
            </w:r>
            <w:r w:rsidDel="0046767E">
              <w:rPr>
                <w:noProof/>
                <w:webHidden/>
              </w:rPr>
              <w:tab/>
              <w:delText>9</w:delText>
            </w:r>
          </w:del>
        </w:p>
        <w:p w14:paraId="058E1229" w14:textId="038AF911" w:rsidR="00B305E3" w:rsidDel="0046767E" w:rsidRDefault="00B305E3">
          <w:pPr>
            <w:pStyle w:val="31"/>
            <w:tabs>
              <w:tab w:val="right" w:leader="dot" w:pos="9061"/>
            </w:tabs>
            <w:rPr>
              <w:del w:id="299" w:author="Shaoyang Wang" w:date="2017-06-01T16:15:00Z"/>
              <w:rFonts w:asciiTheme="minorHAnsi" w:eastAsiaTheme="minorEastAsia" w:hAnsiTheme="minorHAnsi" w:cstheme="minorBidi"/>
              <w:noProof/>
              <w:sz w:val="21"/>
              <w:szCs w:val="22"/>
            </w:rPr>
          </w:pPr>
          <w:del w:id="300" w:author="Shaoyang Wang" w:date="2017-06-01T16:15:00Z">
            <w:r w:rsidRPr="0046767E" w:rsidDel="0046767E">
              <w:rPr>
                <w:rPrChange w:id="301" w:author="Shaoyang Wang" w:date="2017-06-01T16:15:00Z">
                  <w:rPr>
                    <w:rStyle w:val="af2"/>
                    <w:noProof/>
                  </w:rPr>
                </w:rPrChange>
              </w:rPr>
              <w:delText xml:space="preserve">3.2.2 </w:delText>
            </w:r>
            <w:r w:rsidRPr="0046767E" w:rsidDel="0046767E">
              <w:rPr>
                <w:rFonts w:hint="eastAsia"/>
                <w:rPrChange w:id="302" w:author="Shaoyang Wang" w:date="2017-06-01T16:15:00Z">
                  <w:rPr>
                    <w:rStyle w:val="af2"/>
                    <w:rFonts w:hint="eastAsia"/>
                    <w:noProof/>
                  </w:rPr>
                </w:rPrChange>
              </w:rPr>
              <w:delText>基因定义</w:delText>
            </w:r>
            <w:r w:rsidDel="0046767E">
              <w:rPr>
                <w:noProof/>
                <w:webHidden/>
              </w:rPr>
              <w:tab/>
              <w:delText>11</w:delText>
            </w:r>
          </w:del>
        </w:p>
        <w:p w14:paraId="365B61EC" w14:textId="0F6E3BB7" w:rsidR="00B305E3" w:rsidDel="0046767E" w:rsidRDefault="00B305E3">
          <w:pPr>
            <w:pStyle w:val="31"/>
            <w:tabs>
              <w:tab w:val="right" w:leader="dot" w:pos="9061"/>
            </w:tabs>
            <w:rPr>
              <w:del w:id="303" w:author="Shaoyang Wang" w:date="2017-06-01T16:15:00Z"/>
              <w:rFonts w:asciiTheme="minorHAnsi" w:eastAsiaTheme="minorEastAsia" w:hAnsiTheme="minorHAnsi" w:cstheme="minorBidi"/>
              <w:noProof/>
              <w:sz w:val="21"/>
              <w:szCs w:val="22"/>
            </w:rPr>
          </w:pPr>
          <w:del w:id="304" w:author="Shaoyang Wang" w:date="2017-06-01T16:15:00Z">
            <w:r w:rsidRPr="0046767E" w:rsidDel="0046767E">
              <w:rPr>
                <w:rPrChange w:id="305" w:author="Shaoyang Wang" w:date="2017-06-01T16:15:00Z">
                  <w:rPr>
                    <w:rStyle w:val="af2"/>
                    <w:noProof/>
                  </w:rPr>
                </w:rPrChange>
              </w:rPr>
              <w:delText xml:space="preserve">3.2.3 </w:delText>
            </w:r>
            <w:r w:rsidRPr="0046767E" w:rsidDel="0046767E">
              <w:rPr>
                <w:rFonts w:hint="eastAsia"/>
                <w:rPrChange w:id="306" w:author="Shaoyang Wang" w:date="2017-06-01T16:15:00Z">
                  <w:rPr>
                    <w:rStyle w:val="af2"/>
                    <w:rFonts w:hint="eastAsia"/>
                    <w:noProof/>
                  </w:rPr>
                </w:rPrChange>
              </w:rPr>
              <w:delText>遗传算法流程</w:delText>
            </w:r>
            <w:r w:rsidDel="0046767E">
              <w:rPr>
                <w:noProof/>
                <w:webHidden/>
              </w:rPr>
              <w:tab/>
              <w:delText>11</w:delText>
            </w:r>
          </w:del>
        </w:p>
        <w:p w14:paraId="6AC868F5" w14:textId="394D56A1" w:rsidR="00B305E3" w:rsidDel="0046767E" w:rsidRDefault="00B305E3">
          <w:pPr>
            <w:pStyle w:val="31"/>
            <w:tabs>
              <w:tab w:val="right" w:leader="dot" w:pos="9061"/>
            </w:tabs>
            <w:rPr>
              <w:del w:id="307" w:author="Shaoyang Wang" w:date="2017-06-01T16:15:00Z"/>
              <w:rFonts w:asciiTheme="minorHAnsi" w:eastAsiaTheme="minorEastAsia" w:hAnsiTheme="minorHAnsi" w:cstheme="minorBidi"/>
              <w:noProof/>
              <w:sz w:val="21"/>
              <w:szCs w:val="22"/>
            </w:rPr>
          </w:pPr>
          <w:del w:id="308" w:author="Shaoyang Wang" w:date="2017-06-01T16:15:00Z">
            <w:r w:rsidRPr="0046767E" w:rsidDel="0046767E">
              <w:rPr>
                <w:rPrChange w:id="309" w:author="Shaoyang Wang" w:date="2017-06-01T16:15:00Z">
                  <w:rPr>
                    <w:rStyle w:val="af2"/>
                    <w:noProof/>
                  </w:rPr>
                </w:rPrChange>
              </w:rPr>
              <w:delText xml:space="preserve">3.2.4 </w:delText>
            </w:r>
            <w:r w:rsidRPr="0046767E" w:rsidDel="0046767E">
              <w:rPr>
                <w:rFonts w:hint="eastAsia"/>
                <w:rPrChange w:id="310" w:author="Shaoyang Wang" w:date="2017-06-01T16:15:00Z">
                  <w:rPr>
                    <w:rStyle w:val="af2"/>
                    <w:rFonts w:hint="eastAsia"/>
                    <w:noProof/>
                  </w:rPr>
                </w:rPrChange>
              </w:rPr>
              <w:delText>交叉操作</w:delText>
            </w:r>
            <w:r w:rsidDel="0046767E">
              <w:rPr>
                <w:noProof/>
                <w:webHidden/>
              </w:rPr>
              <w:tab/>
              <w:delText>12</w:delText>
            </w:r>
          </w:del>
        </w:p>
        <w:p w14:paraId="256F711F" w14:textId="7312C680" w:rsidR="00B305E3" w:rsidDel="0046767E" w:rsidRDefault="00B305E3">
          <w:pPr>
            <w:pStyle w:val="31"/>
            <w:tabs>
              <w:tab w:val="right" w:leader="dot" w:pos="9061"/>
            </w:tabs>
            <w:rPr>
              <w:del w:id="311" w:author="Shaoyang Wang" w:date="2017-06-01T16:15:00Z"/>
              <w:rFonts w:asciiTheme="minorHAnsi" w:eastAsiaTheme="minorEastAsia" w:hAnsiTheme="minorHAnsi" w:cstheme="minorBidi"/>
              <w:noProof/>
              <w:sz w:val="21"/>
              <w:szCs w:val="22"/>
            </w:rPr>
          </w:pPr>
          <w:del w:id="312" w:author="Shaoyang Wang" w:date="2017-06-01T16:15:00Z">
            <w:r w:rsidRPr="0046767E" w:rsidDel="0046767E">
              <w:rPr>
                <w:rPrChange w:id="313" w:author="Shaoyang Wang" w:date="2017-06-01T16:15:00Z">
                  <w:rPr>
                    <w:rStyle w:val="af2"/>
                    <w:noProof/>
                  </w:rPr>
                </w:rPrChange>
              </w:rPr>
              <w:delText xml:space="preserve">3.2.5 </w:delText>
            </w:r>
            <w:r w:rsidRPr="0046767E" w:rsidDel="0046767E">
              <w:rPr>
                <w:rFonts w:hint="eastAsia"/>
                <w:rPrChange w:id="314" w:author="Shaoyang Wang" w:date="2017-06-01T16:15:00Z">
                  <w:rPr>
                    <w:rStyle w:val="af2"/>
                    <w:rFonts w:hint="eastAsia"/>
                    <w:noProof/>
                  </w:rPr>
                </w:rPrChange>
              </w:rPr>
              <w:delText>变异操作</w:delText>
            </w:r>
            <w:r w:rsidDel="0046767E">
              <w:rPr>
                <w:noProof/>
                <w:webHidden/>
              </w:rPr>
              <w:tab/>
              <w:delText>13</w:delText>
            </w:r>
          </w:del>
        </w:p>
        <w:p w14:paraId="3F537E50" w14:textId="04454F14" w:rsidR="00B305E3" w:rsidDel="0046767E" w:rsidRDefault="00B305E3">
          <w:pPr>
            <w:pStyle w:val="31"/>
            <w:tabs>
              <w:tab w:val="right" w:leader="dot" w:pos="9061"/>
            </w:tabs>
            <w:rPr>
              <w:del w:id="315" w:author="Shaoyang Wang" w:date="2017-06-01T16:15:00Z"/>
              <w:rFonts w:asciiTheme="minorHAnsi" w:eastAsiaTheme="minorEastAsia" w:hAnsiTheme="minorHAnsi" w:cstheme="minorBidi"/>
              <w:noProof/>
              <w:sz w:val="21"/>
              <w:szCs w:val="22"/>
            </w:rPr>
          </w:pPr>
          <w:del w:id="316" w:author="Shaoyang Wang" w:date="2017-06-01T16:15:00Z">
            <w:r w:rsidRPr="0046767E" w:rsidDel="0046767E">
              <w:rPr>
                <w:rPrChange w:id="317" w:author="Shaoyang Wang" w:date="2017-06-01T16:15:00Z">
                  <w:rPr>
                    <w:rStyle w:val="af2"/>
                    <w:noProof/>
                  </w:rPr>
                </w:rPrChange>
              </w:rPr>
              <w:delText xml:space="preserve">3.2.6 </w:delText>
            </w:r>
            <w:r w:rsidRPr="0046767E" w:rsidDel="0046767E">
              <w:rPr>
                <w:rFonts w:hint="eastAsia"/>
                <w:rPrChange w:id="318" w:author="Shaoyang Wang" w:date="2017-06-01T16:15:00Z">
                  <w:rPr>
                    <w:rStyle w:val="af2"/>
                    <w:rFonts w:hint="eastAsia"/>
                    <w:noProof/>
                  </w:rPr>
                </w:rPrChange>
              </w:rPr>
              <w:delText>适应度计算</w:delText>
            </w:r>
            <w:r w:rsidDel="0046767E">
              <w:rPr>
                <w:noProof/>
                <w:webHidden/>
              </w:rPr>
              <w:tab/>
              <w:delText>14</w:delText>
            </w:r>
          </w:del>
        </w:p>
        <w:p w14:paraId="0121AAEB" w14:textId="55410EDC" w:rsidR="00B305E3" w:rsidDel="0046767E" w:rsidRDefault="00B305E3">
          <w:pPr>
            <w:pStyle w:val="31"/>
            <w:tabs>
              <w:tab w:val="right" w:leader="dot" w:pos="9061"/>
            </w:tabs>
            <w:rPr>
              <w:del w:id="319" w:author="Shaoyang Wang" w:date="2017-06-01T16:15:00Z"/>
              <w:rFonts w:asciiTheme="minorHAnsi" w:eastAsiaTheme="minorEastAsia" w:hAnsiTheme="minorHAnsi" w:cstheme="minorBidi"/>
              <w:noProof/>
              <w:sz w:val="21"/>
              <w:szCs w:val="22"/>
            </w:rPr>
          </w:pPr>
          <w:del w:id="320" w:author="Shaoyang Wang" w:date="2017-06-01T16:15:00Z">
            <w:r w:rsidRPr="0046767E" w:rsidDel="0046767E">
              <w:rPr>
                <w:rPrChange w:id="321" w:author="Shaoyang Wang" w:date="2017-06-01T16:15:00Z">
                  <w:rPr>
                    <w:rStyle w:val="af2"/>
                    <w:noProof/>
                  </w:rPr>
                </w:rPrChange>
              </w:rPr>
              <w:delText xml:space="preserve">3.2.7 </w:delText>
            </w:r>
            <w:r w:rsidRPr="0046767E" w:rsidDel="0046767E">
              <w:rPr>
                <w:rFonts w:hint="eastAsia"/>
                <w:rPrChange w:id="322" w:author="Shaoyang Wang" w:date="2017-06-01T16:15:00Z">
                  <w:rPr>
                    <w:rStyle w:val="af2"/>
                    <w:rFonts w:hint="eastAsia"/>
                    <w:noProof/>
                  </w:rPr>
                </w:rPrChange>
              </w:rPr>
              <w:delText>其他优化</w:delText>
            </w:r>
            <w:r w:rsidDel="0046767E">
              <w:rPr>
                <w:noProof/>
                <w:webHidden/>
              </w:rPr>
              <w:tab/>
              <w:delText>14</w:delText>
            </w:r>
          </w:del>
        </w:p>
        <w:p w14:paraId="03A6A369" w14:textId="1C0219D5" w:rsidR="00B305E3" w:rsidDel="0046767E" w:rsidRDefault="00B305E3">
          <w:pPr>
            <w:pStyle w:val="23"/>
            <w:tabs>
              <w:tab w:val="right" w:leader="dot" w:pos="9061"/>
            </w:tabs>
            <w:rPr>
              <w:del w:id="323" w:author="Shaoyang Wang" w:date="2017-06-01T16:15:00Z"/>
              <w:rFonts w:asciiTheme="minorHAnsi" w:eastAsiaTheme="minorEastAsia" w:hAnsiTheme="minorHAnsi" w:cstheme="minorBidi"/>
              <w:noProof/>
              <w:sz w:val="21"/>
              <w:szCs w:val="22"/>
            </w:rPr>
          </w:pPr>
          <w:del w:id="324" w:author="Shaoyang Wang" w:date="2017-06-01T16:15:00Z">
            <w:r w:rsidRPr="0046767E" w:rsidDel="0046767E">
              <w:rPr>
                <w:rPrChange w:id="325" w:author="Shaoyang Wang" w:date="2017-06-01T16:15:00Z">
                  <w:rPr>
                    <w:rStyle w:val="af2"/>
                    <w:noProof/>
                  </w:rPr>
                </w:rPrChange>
              </w:rPr>
              <w:delText xml:space="preserve">3.3 </w:delText>
            </w:r>
            <w:r w:rsidRPr="0046767E" w:rsidDel="0046767E">
              <w:rPr>
                <w:rFonts w:hint="eastAsia"/>
                <w:rPrChange w:id="326" w:author="Shaoyang Wang" w:date="2017-06-01T16:15:00Z">
                  <w:rPr>
                    <w:rStyle w:val="af2"/>
                    <w:rFonts w:hint="eastAsia"/>
                    <w:noProof/>
                  </w:rPr>
                </w:rPrChange>
              </w:rPr>
              <w:delText>遗传算法的并行化</w:delText>
            </w:r>
            <w:r w:rsidDel="0046767E">
              <w:rPr>
                <w:noProof/>
                <w:webHidden/>
              </w:rPr>
              <w:tab/>
              <w:delText>14</w:delText>
            </w:r>
          </w:del>
        </w:p>
        <w:p w14:paraId="2AD7A2CD" w14:textId="0AFDD1F3" w:rsidR="00B305E3" w:rsidDel="0046767E" w:rsidRDefault="00B305E3">
          <w:pPr>
            <w:pStyle w:val="23"/>
            <w:tabs>
              <w:tab w:val="right" w:leader="dot" w:pos="9061"/>
            </w:tabs>
            <w:rPr>
              <w:del w:id="327" w:author="Shaoyang Wang" w:date="2017-06-01T16:15:00Z"/>
              <w:rFonts w:asciiTheme="minorHAnsi" w:eastAsiaTheme="minorEastAsia" w:hAnsiTheme="minorHAnsi" w:cstheme="minorBidi"/>
              <w:noProof/>
              <w:sz w:val="21"/>
              <w:szCs w:val="22"/>
            </w:rPr>
          </w:pPr>
          <w:del w:id="328" w:author="Shaoyang Wang" w:date="2017-06-01T16:15:00Z">
            <w:r w:rsidRPr="0046767E" w:rsidDel="0046767E">
              <w:rPr>
                <w:rPrChange w:id="329" w:author="Shaoyang Wang" w:date="2017-06-01T16:15:00Z">
                  <w:rPr>
                    <w:rStyle w:val="af2"/>
                    <w:noProof/>
                  </w:rPr>
                </w:rPrChange>
              </w:rPr>
              <w:delText xml:space="preserve">3.4 </w:delText>
            </w:r>
            <w:r w:rsidRPr="0046767E" w:rsidDel="0046767E">
              <w:rPr>
                <w:rFonts w:hint="eastAsia"/>
                <w:rPrChange w:id="330" w:author="Shaoyang Wang" w:date="2017-06-01T16:15:00Z">
                  <w:rPr>
                    <w:rStyle w:val="af2"/>
                    <w:rFonts w:hint="eastAsia"/>
                    <w:noProof/>
                  </w:rPr>
                </w:rPrChange>
              </w:rPr>
              <w:delText>人工神经网络</w:delText>
            </w:r>
            <w:r w:rsidDel="0046767E">
              <w:rPr>
                <w:noProof/>
                <w:webHidden/>
              </w:rPr>
              <w:tab/>
              <w:delText>15</w:delText>
            </w:r>
          </w:del>
        </w:p>
        <w:p w14:paraId="2D8D6587" w14:textId="6B869A97" w:rsidR="00B305E3" w:rsidDel="0046767E" w:rsidRDefault="00B305E3">
          <w:pPr>
            <w:pStyle w:val="31"/>
            <w:tabs>
              <w:tab w:val="right" w:leader="dot" w:pos="9061"/>
            </w:tabs>
            <w:rPr>
              <w:del w:id="331" w:author="Shaoyang Wang" w:date="2017-06-01T16:15:00Z"/>
              <w:rFonts w:asciiTheme="minorHAnsi" w:eastAsiaTheme="minorEastAsia" w:hAnsiTheme="minorHAnsi" w:cstheme="minorBidi"/>
              <w:noProof/>
              <w:sz w:val="21"/>
              <w:szCs w:val="22"/>
            </w:rPr>
          </w:pPr>
          <w:del w:id="332" w:author="Shaoyang Wang" w:date="2017-06-01T16:15:00Z">
            <w:r w:rsidRPr="0046767E" w:rsidDel="0046767E">
              <w:rPr>
                <w:rPrChange w:id="333" w:author="Shaoyang Wang" w:date="2017-06-01T16:15:00Z">
                  <w:rPr>
                    <w:rStyle w:val="af2"/>
                    <w:noProof/>
                  </w:rPr>
                </w:rPrChange>
              </w:rPr>
              <w:delText xml:space="preserve">3.4.1 </w:delText>
            </w:r>
            <w:r w:rsidRPr="0046767E" w:rsidDel="0046767E">
              <w:rPr>
                <w:rFonts w:hint="eastAsia"/>
                <w:rPrChange w:id="334" w:author="Shaoyang Wang" w:date="2017-06-01T16:15:00Z">
                  <w:rPr>
                    <w:rStyle w:val="af2"/>
                    <w:rFonts w:hint="eastAsia"/>
                    <w:noProof/>
                  </w:rPr>
                </w:rPrChange>
              </w:rPr>
              <w:delText>问题建模</w:delText>
            </w:r>
            <w:r w:rsidDel="0046767E">
              <w:rPr>
                <w:noProof/>
                <w:webHidden/>
              </w:rPr>
              <w:tab/>
              <w:delText>15</w:delText>
            </w:r>
          </w:del>
        </w:p>
        <w:p w14:paraId="247CB86F" w14:textId="25C54F0D" w:rsidR="00B305E3" w:rsidDel="0046767E" w:rsidRDefault="00B305E3">
          <w:pPr>
            <w:pStyle w:val="31"/>
            <w:tabs>
              <w:tab w:val="right" w:leader="dot" w:pos="9061"/>
            </w:tabs>
            <w:rPr>
              <w:del w:id="335" w:author="Shaoyang Wang" w:date="2017-06-01T16:15:00Z"/>
              <w:rFonts w:asciiTheme="minorHAnsi" w:eastAsiaTheme="minorEastAsia" w:hAnsiTheme="minorHAnsi" w:cstheme="minorBidi"/>
              <w:noProof/>
              <w:sz w:val="21"/>
              <w:szCs w:val="22"/>
            </w:rPr>
          </w:pPr>
          <w:del w:id="336" w:author="Shaoyang Wang" w:date="2017-06-01T16:15:00Z">
            <w:r w:rsidRPr="0046767E" w:rsidDel="0046767E">
              <w:rPr>
                <w:rPrChange w:id="337" w:author="Shaoyang Wang" w:date="2017-06-01T16:15:00Z">
                  <w:rPr>
                    <w:rStyle w:val="af2"/>
                    <w:noProof/>
                  </w:rPr>
                </w:rPrChange>
              </w:rPr>
              <w:delText xml:space="preserve">3.4.2 </w:delText>
            </w:r>
            <w:r w:rsidRPr="0046767E" w:rsidDel="0046767E">
              <w:rPr>
                <w:rFonts w:hint="eastAsia"/>
                <w:rPrChange w:id="338" w:author="Shaoyang Wang" w:date="2017-06-01T16:15:00Z">
                  <w:rPr>
                    <w:rStyle w:val="af2"/>
                    <w:rFonts w:hint="eastAsia"/>
                    <w:noProof/>
                  </w:rPr>
                </w:rPrChange>
              </w:rPr>
              <w:delText>网络结构</w:delText>
            </w:r>
            <w:r w:rsidDel="0046767E">
              <w:rPr>
                <w:noProof/>
                <w:webHidden/>
              </w:rPr>
              <w:tab/>
              <w:delText>15</w:delText>
            </w:r>
          </w:del>
        </w:p>
        <w:p w14:paraId="5FBC47FC" w14:textId="7D602104" w:rsidR="00B305E3" w:rsidDel="0046767E" w:rsidRDefault="00B305E3">
          <w:pPr>
            <w:pStyle w:val="31"/>
            <w:tabs>
              <w:tab w:val="right" w:leader="dot" w:pos="9061"/>
            </w:tabs>
            <w:rPr>
              <w:del w:id="339" w:author="Shaoyang Wang" w:date="2017-06-01T16:15:00Z"/>
              <w:rFonts w:asciiTheme="minorHAnsi" w:eastAsiaTheme="minorEastAsia" w:hAnsiTheme="minorHAnsi" w:cstheme="minorBidi"/>
              <w:noProof/>
              <w:sz w:val="21"/>
              <w:szCs w:val="22"/>
            </w:rPr>
          </w:pPr>
          <w:del w:id="340" w:author="Shaoyang Wang" w:date="2017-06-01T16:15:00Z">
            <w:r w:rsidRPr="0046767E" w:rsidDel="0046767E">
              <w:rPr>
                <w:rPrChange w:id="341" w:author="Shaoyang Wang" w:date="2017-06-01T16:15:00Z">
                  <w:rPr>
                    <w:rStyle w:val="af2"/>
                    <w:noProof/>
                  </w:rPr>
                </w:rPrChange>
              </w:rPr>
              <w:delText xml:space="preserve">3.4.3 </w:delText>
            </w:r>
            <w:r w:rsidRPr="0046767E" w:rsidDel="0046767E">
              <w:rPr>
                <w:rFonts w:hint="eastAsia"/>
                <w:rPrChange w:id="342" w:author="Shaoyang Wang" w:date="2017-06-01T16:15:00Z">
                  <w:rPr>
                    <w:rStyle w:val="af2"/>
                    <w:rFonts w:hint="eastAsia"/>
                    <w:noProof/>
                  </w:rPr>
                </w:rPrChange>
              </w:rPr>
              <w:delText>神经元设计</w:delText>
            </w:r>
            <w:r w:rsidDel="0046767E">
              <w:rPr>
                <w:noProof/>
                <w:webHidden/>
              </w:rPr>
              <w:tab/>
              <w:delText>16</w:delText>
            </w:r>
          </w:del>
        </w:p>
        <w:p w14:paraId="552285F2" w14:textId="1ADFAD90" w:rsidR="00B305E3" w:rsidDel="0046767E" w:rsidRDefault="00B305E3">
          <w:pPr>
            <w:pStyle w:val="31"/>
            <w:tabs>
              <w:tab w:val="right" w:leader="dot" w:pos="9061"/>
            </w:tabs>
            <w:rPr>
              <w:del w:id="343" w:author="Shaoyang Wang" w:date="2017-06-01T16:15:00Z"/>
              <w:rFonts w:asciiTheme="minorHAnsi" w:eastAsiaTheme="minorEastAsia" w:hAnsiTheme="minorHAnsi" w:cstheme="minorBidi"/>
              <w:noProof/>
              <w:sz w:val="21"/>
              <w:szCs w:val="22"/>
            </w:rPr>
          </w:pPr>
          <w:del w:id="344" w:author="Shaoyang Wang" w:date="2017-06-01T16:15:00Z">
            <w:r w:rsidRPr="0046767E" w:rsidDel="0046767E">
              <w:rPr>
                <w:rPrChange w:id="345" w:author="Shaoyang Wang" w:date="2017-06-01T16:15:00Z">
                  <w:rPr>
                    <w:rStyle w:val="af2"/>
                    <w:noProof/>
                  </w:rPr>
                </w:rPrChange>
              </w:rPr>
              <w:delText xml:space="preserve">3.4.4 </w:delText>
            </w:r>
            <w:r w:rsidRPr="0046767E" w:rsidDel="0046767E">
              <w:rPr>
                <w:rFonts w:hint="eastAsia"/>
                <w:rPrChange w:id="346" w:author="Shaoyang Wang" w:date="2017-06-01T16:15:00Z">
                  <w:rPr>
                    <w:rStyle w:val="af2"/>
                    <w:rFonts w:hint="eastAsia"/>
                    <w:noProof/>
                  </w:rPr>
                </w:rPrChange>
              </w:rPr>
              <w:delText>损失函数</w:delText>
            </w:r>
            <w:r w:rsidDel="0046767E">
              <w:rPr>
                <w:noProof/>
                <w:webHidden/>
              </w:rPr>
              <w:tab/>
              <w:delText>17</w:delText>
            </w:r>
          </w:del>
        </w:p>
        <w:p w14:paraId="28796C95" w14:textId="413A7E2D" w:rsidR="00B305E3" w:rsidDel="0046767E" w:rsidRDefault="00B305E3">
          <w:pPr>
            <w:pStyle w:val="31"/>
            <w:tabs>
              <w:tab w:val="right" w:leader="dot" w:pos="9061"/>
            </w:tabs>
            <w:rPr>
              <w:del w:id="347" w:author="Shaoyang Wang" w:date="2017-06-01T16:15:00Z"/>
              <w:rFonts w:asciiTheme="minorHAnsi" w:eastAsiaTheme="minorEastAsia" w:hAnsiTheme="minorHAnsi" w:cstheme="minorBidi"/>
              <w:noProof/>
              <w:sz w:val="21"/>
              <w:szCs w:val="22"/>
            </w:rPr>
          </w:pPr>
          <w:del w:id="348" w:author="Shaoyang Wang" w:date="2017-06-01T16:15:00Z">
            <w:r w:rsidRPr="0046767E" w:rsidDel="0046767E">
              <w:rPr>
                <w:rPrChange w:id="349" w:author="Shaoyang Wang" w:date="2017-06-01T16:15:00Z">
                  <w:rPr>
                    <w:rStyle w:val="af2"/>
                    <w:noProof/>
                  </w:rPr>
                </w:rPrChange>
              </w:rPr>
              <w:delText xml:space="preserve">3.4.5 </w:delText>
            </w:r>
            <w:r w:rsidRPr="0046767E" w:rsidDel="0046767E">
              <w:rPr>
                <w:rFonts w:hint="eastAsia"/>
                <w:rPrChange w:id="350" w:author="Shaoyang Wang" w:date="2017-06-01T16:15:00Z">
                  <w:rPr>
                    <w:rStyle w:val="af2"/>
                    <w:rFonts w:hint="eastAsia"/>
                    <w:noProof/>
                  </w:rPr>
                </w:rPrChange>
              </w:rPr>
              <w:delText>后向传播</w:delText>
            </w:r>
            <w:r w:rsidDel="0046767E">
              <w:rPr>
                <w:noProof/>
                <w:webHidden/>
              </w:rPr>
              <w:tab/>
              <w:delText>18</w:delText>
            </w:r>
          </w:del>
        </w:p>
        <w:p w14:paraId="55475789" w14:textId="61FC3E68" w:rsidR="00B305E3" w:rsidDel="0046767E" w:rsidRDefault="00B305E3">
          <w:pPr>
            <w:pStyle w:val="31"/>
            <w:tabs>
              <w:tab w:val="right" w:leader="dot" w:pos="9061"/>
            </w:tabs>
            <w:rPr>
              <w:del w:id="351" w:author="Shaoyang Wang" w:date="2017-06-01T16:15:00Z"/>
              <w:rFonts w:asciiTheme="minorHAnsi" w:eastAsiaTheme="minorEastAsia" w:hAnsiTheme="minorHAnsi" w:cstheme="minorBidi"/>
              <w:noProof/>
              <w:sz w:val="21"/>
              <w:szCs w:val="22"/>
            </w:rPr>
          </w:pPr>
          <w:del w:id="352" w:author="Shaoyang Wang" w:date="2017-06-01T16:15:00Z">
            <w:r w:rsidRPr="0046767E" w:rsidDel="0046767E">
              <w:rPr>
                <w:rPrChange w:id="353" w:author="Shaoyang Wang" w:date="2017-06-01T16:15:00Z">
                  <w:rPr>
                    <w:rStyle w:val="af2"/>
                    <w:noProof/>
                  </w:rPr>
                </w:rPrChange>
              </w:rPr>
              <w:delText>3.4.6 L2</w:delText>
            </w:r>
            <w:r w:rsidRPr="0046767E" w:rsidDel="0046767E">
              <w:rPr>
                <w:rFonts w:hint="eastAsia"/>
                <w:rPrChange w:id="354" w:author="Shaoyang Wang" w:date="2017-06-01T16:15:00Z">
                  <w:rPr>
                    <w:rStyle w:val="af2"/>
                    <w:rFonts w:hint="eastAsia"/>
                    <w:noProof/>
                  </w:rPr>
                </w:rPrChange>
              </w:rPr>
              <w:delText>正则化</w:delText>
            </w:r>
            <w:r w:rsidDel="0046767E">
              <w:rPr>
                <w:noProof/>
                <w:webHidden/>
              </w:rPr>
              <w:tab/>
              <w:delText>18</w:delText>
            </w:r>
          </w:del>
        </w:p>
        <w:p w14:paraId="2CF60095" w14:textId="273DDB5A" w:rsidR="00B305E3" w:rsidDel="0046767E" w:rsidRDefault="00B305E3">
          <w:pPr>
            <w:pStyle w:val="31"/>
            <w:tabs>
              <w:tab w:val="right" w:leader="dot" w:pos="9061"/>
            </w:tabs>
            <w:rPr>
              <w:del w:id="355" w:author="Shaoyang Wang" w:date="2017-06-01T16:15:00Z"/>
              <w:rFonts w:asciiTheme="minorHAnsi" w:eastAsiaTheme="minorEastAsia" w:hAnsiTheme="minorHAnsi" w:cstheme="minorBidi"/>
              <w:noProof/>
              <w:sz w:val="21"/>
              <w:szCs w:val="22"/>
            </w:rPr>
          </w:pPr>
          <w:del w:id="356" w:author="Shaoyang Wang" w:date="2017-06-01T16:15:00Z">
            <w:r w:rsidRPr="0046767E" w:rsidDel="0046767E">
              <w:rPr>
                <w:rPrChange w:id="357" w:author="Shaoyang Wang" w:date="2017-06-01T16:15:00Z">
                  <w:rPr>
                    <w:rStyle w:val="af2"/>
                    <w:noProof/>
                  </w:rPr>
                </w:rPrChange>
              </w:rPr>
              <w:delText>3.4.7 Dropout</w:delText>
            </w:r>
            <w:r w:rsidRPr="0046767E" w:rsidDel="0046767E">
              <w:rPr>
                <w:rFonts w:hint="eastAsia"/>
                <w:rPrChange w:id="358" w:author="Shaoyang Wang" w:date="2017-06-01T16:15:00Z">
                  <w:rPr>
                    <w:rStyle w:val="af2"/>
                    <w:rFonts w:hint="eastAsia"/>
                    <w:noProof/>
                  </w:rPr>
                </w:rPrChange>
              </w:rPr>
              <w:delText>优化</w:delText>
            </w:r>
            <w:r w:rsidDel="0046767E">
              <w:rPr>
                <w:noProof/>
                <w:webHidden/>
              </w:rPr>
              <w:tab/>
              <w:delText>18</w:delText>
            </w:r>
          </w:del>
        </w:p>
        <w:p w14:paraId="7481177D" w14:textId="490D6615" w:rsidR="00B305E3" w:rsidDel="0046767E" w:rsidRDefault="00B305E3">
          <w:pPr>
            <w:pStyle w:val="23"/>
            <w:tabs>
              <w:tab w:val="right" w:leader="dot" w:pos="9061"/>
            </w:tabs>
            <w:rPr>
              <w:del w:id="359" w:author="Shaoyang Wang" w:date="2017-06-01T16:15:00Z"/>
              <w:rFonts w:asciiTheme="minorHAnsi" w:eastAsiaTheme="minorEastAsia" w:hAnsiTheme="minorHAnsi" w:cstheme="minorBidi"/>
              <w:noProof/>
              <w:sz w:val="21"/>
              <w:szCs w:val="22"/>
            </w:rPr>
          </w:pPr>
          <w:del w:id="360" w:author="Shaoyang Wang" w:date="2017-06-01T16:15:00Z">
            <w:r w:rsidRPr="0046767E" w:rsidDel="0046767E">
              <w:rPr>
                <w:rPrChange w:id="361" w:author="Shaoyang Wang" w:date="2017-06-01T16:15:00Z">
                  <w:rPr>
                    <w:rStyle w:val="af2"/>
                    <w:noProof/>
                  </w:rPr>
                </w:rPrChange>
              </w:rPr>
              <w:delText xml:space="preserve">3.5 </w:delText>
            </w:r>
            <w:r w:rsidRPr="0046767E" w:rsidDel="0046767E">
              <w:rPr>
                <w:rFonts w:hint="eastAsia"/>
                <w:rPrChange w:id="362" w:author="Shaoyang Wang" w:date="2017-06-01T16:15:00Z">
                  <w:rPr>
                    <w:rStyle w:val="af2"/>
                    <w:rFonts w:hint="eastAsia"/>
                    <w:noProof/>
                  </w:rPr>
                </w:rPrChange>
              </w:rPr>
              <w:delText>人工神经网络的并行化</w:delText>
            </w:r>
            <w:r w:rsidDel="0046767E">
              <w:rPr>
                <w:noProof/>
                <w:webHidden/>
              </w:rPr>
              <w:tab/>
              <w:delText>19</w:delText>
            </w:r>
          </w:del>
        </w:p>
        <w:p w14:paraId="176EFB91" w14:textId="42E9D80E" w:rsidR="00B305E3" w:rsidDel="0046767E" w:rsidRDefault="00B305E3">
          <w:pPr>
            <w:pStyle w:val="10"/>
            <w:tabs>
              <w:tab w:val="left" w:pos="397"/>
              <w:tab w:val="right" w:leader="dot" w:pos="9061"/>
            </w:tabs>
            <w:rPr>
              <w:del w:id="363" w:author="Shaoyang Wang" w:date="2017-06-01T16:15:00Z"/>
              <w:rFonts w:asciiTheme="minorHAnsi" w:eastAsiaTheme="minorEastAsia" w:hAnsiTheme="minorHAnsi" w:cstheme="minorBidi"/>
              <w:noProof/>
              <w:sz w:val="21"/>
              <w:szCs w:val="22"/>
            </w:rPr>
          </w:pPr>
          <w:del w:id="364" w:author="Shaoyang Wang" w:date="2017-06-01T16:15:00Z">
            <w:r w:rsidRPr="0046767E" w:rsidDel="0046767E">
              <w:rPr>
                <w:rPrChange w:id="365" w:author="Shaoyang Wang" w:date="2017-06-01T16:15:00Z">
                  <w:rPr>
                    <w:rStyle w:val="af2"/>
                    <w:noProof/>
                  </w:rPr>
                </w:rPrChange>
              </w:rPr>
              <w:delText>4</w:delText>
            </w:r>
            <w:r w:rsidDel="0046767E">
              <w:rPr>
                <w:rFonts w:asciiTheme="minorHAnsi" w:eastAsiaTheme="minorEastAsia" w:hAnsiTheme="minorHAnsi" w:cstheme="minorBidi"/>
                <w:noProof/>
                <w:sz w:val="21"/>
                <w:szCs w:val="22"/>
              </w:rPr>
              <w:tab/>
            </w:r>
            <w:r w:rsidRPr="0046767E" w:rsidDel="0046767E">
              <w:rPr>
                <w:rFonts w:hint="eastAsia"/>
                <w:rPrChange w:id="366" w:author="Shaoyang Wang" w:date="2017-06-01T16:15:00Z">
                  <w:rPr>
                    <w:rStyle w:val="af2"/>
                    <w:rFonts w:hint="eastAsia"/>
                    <w:noProof/>
                  </w:rPr>
                </w:rPrChange>
              </w:rPr>
              <w:delText>算法实现</w:delText>
            </w:r>
            <w:r w:rsidDel="0046767E">
              <w:rPr>
                <w:noProof/>
                <w:webHidden/>
              </w:rPr>
              <w:tab/>
              <w:delText>19</w:delText>
            </w:r>
          </w:del>
        </w:p>
        <w:p w14:paraId="17B5A58C" w14:textId="71291F5E" w:rsidR="00B305E3" w:rsidDel="0046767E" w:rsidRDefault="00B305E3">
          <w:pPr>
            <w:pStyle w:val="23"/>
            <w:tabs>
              <w:tab w:val="right" w:leader="dot" w:pos="9061"/>
            </w:tabs>
            <w:rPr>
              <w:del w:id="367" w:author="Shaoyang Wang" w:date="2017-06-01T16:15:00Z"/>
              <w:rFonts w:asciiTheme="minorHAnsi" w:eastAsiaTheme="minorEastAsia" w:hAnsiTheme="minorHAnsi" w:cstheme="minorBidi"/>
              <w:noProof/>
              <w:sz w:val="21"/>
              <w:szCs w:val="22"/>
            </w:rPr>
          </w:pPr>
          <w:del w:id="368" w:author="Shaoyang Wang" w:date="2017-06-01T16:15:00Z">
            <w:r w:rsidRPr="0046767E" w:rsidDel="0046767E">
              <w:rPr>
                <w:rPrChange w:id="369" w:author="Shaoyang Wang" w:date="2017-06-01T16:15:00Z">
                  <w:rPr>
                    <w:rStyle w:val="af2"/>
                    <w:noProof/>
                  </w:rPr>
                </w:rPrChange>
              </w:rPr>
              <w:delText xml:space="preserve">4.1 </w:delText>
            </w:r>
            <w:r w:rsidRPr="0046767E" w:rsidDel="0046767E">
              <w:rPr>
                <w:rFonts w:hint="eastAsia"/>
                <w:rPrChange w:id="370" w:author="Shaoyang Wang" w:date="2017-06-01T16:15:00Z">
                  <w:rPr>
                    <w:rStyle w:val="af2"/>
                    <w:rFonts w:hint="eastAsia"/>
                    <w:noProof/>
                  </w:rPr>
                </w:rPrChange>
              </w:rPr>
              <w:delText>开发环境</w:delText>
            </w:r>
            <w:r w:rsidDel="0046767E">
              <w:rPr>
                <w:noProof/>
                <w:webHidden/>
              </w:rPr>
              <w:tab/>
              <w:delText>19</w:delText>
            </w:r>
          </w:del>
        </w:p>
        <w:p w14:paraId="2E9CA45B" w14:textId="3F905085" w:rsidR="00B305E3" w:rsidDel="0046767E" w:rsidRDefault="00B305E3">
          <w:pPr>
            <w:pStyle w:val="23"/>
            <w:tabs>
              <w:tab w:val="right" w:leader="dot" w:pos="9061"/>
            </w:tabs>
            <w:rPr>
              <w:del w:id="371" w:author="Shaoyang Wang" w:date="2017-06-01T16:15:00Z"/>
              <w:rFonts w:asciiTheme="minorHAnsi" w:eastAsiaTheme="minorEastAsia" w:hAnsiTheme="minorHAnsi" w:cstheme="minorBidi"/>
              <w:noProof/>
              <w:sz w:val="21"/>
              <w:szCs w:val="22"/>
            </w:rPr>
          </w:pPr>
          <w:del w:id="372" w:author="Shaoyang Wang" w:date="2017-06-01T16:15:00Z">
            <w:r w:rsidRPr="0046767E" w:rsidDel="0046767E">
              <w:rPr>
                <w:rPrChange w:id="373" w:author="Shaoyang Wang" w:date="2017-06-01T16:15:00Z">
                  <w:rPr>
                    <w:rStyle w:val="af2"/>
                    <w:noProof/>
                  </w:rPr>
                </w:rPrChange>
              </w:rPr>
              <w:delText xml:space="preserve">4.2 </w:delText>
            </w:r>
            <w:r w:rsidRPr="0046767E" w:rsidDel="0046767E">
              <w:rPr>
                <w:rFonts w:hint="eastAsia"/>
                <w:rPrChange w:id="374" w:author="Shaoyang Wang" w:date="2017-06-01T16:15:00Z">
                  <w:rPr>
                    <w:rStyle w:val="af2"/>
                    <w:rFonts w:hint="eastAsia"/>
                    <w:noProof/>
                  </w:rPr>
                </w:rPrChange>
              </w:rPr>
              <w:delText>系统架构及实现</w:delText>
            </w:r>
            <w:r w:rsidDel="0046767E">
              <w:rPr>
                <w:noProof/>
                <w:webHidden/>
              </w:rPr>
              <w:tab/>
              <w:delText>19</w:delText>
            </w:r>
          </w:del>
        </w:p>
        <w:p w14:paraId="4A5A0F40" w14:textId="232ED18B" w:rsidR="00B305E3" w:rsidDel="0046767E" w:rsidRDefault="00B305E3">
          <w:pPr>
            <w:pStyle w:val="31"/>
            <w:tabs>
              <w:tab w:val="right" w:leader="dot" w:pos="9061"/>
            </w:tabs>
            <w:rPr>
              <w:del w:id="375" w:author="Shaoyang Wang" w:date="2017-06-01T16:15:00Z"/>
              <w:rFonts w:asciiTheme="minorHAnsi" w:eastAsiaTheme="minorEastAsia" w:hAnsiTheme="minorHAnsi" w:cstheme="minorBidi"/>
              <w:noProof/>
              <w:sz w:val="21"/>
              <w:szCs w:val="22"/>
            </w:rPr>
          </w:pPr>
          <w:del w:id="376" w:author="Shaoyang Wang" w:date="2017-06-01T16:15:00Z">
            <w:r w:rsidRPr="0046767E" w:rsidDel="0046767E">
              <w:rPr>
                <w:rPrChange w:id="377" w:author="Shaoyang Wang" w:date="2017-06-01T16:15:00Z">
                  <w:rPr>
                    <w:rStyle w:val="af2"/>
                    <w:noProof/>
                  </w:rPr>
                </w:rPrChange>
              </w:rPr>
              <w:delText xml:space="preserve">4.2.1 </w:delText>
            </w:r>
            <w:r w:rsidRPr="0046767E" w:rsidDel="0046767E">
              <w:rPr>
                <w:rFonts w:hint="eastAsia"/>
                <w:rPrChange w:id="378" w:author="Shaoyang Wang" w:date="2017-06-01T16:15:00Z">
                  <w:rPr>
                    <w:rStyle w:val="af2"/>
                    <w:rFonts w:hint="eastAsia"/>
                    <w:noProof/>
                  </w:rPr>
                </w:rPrChange>
              </w:rPr>
              <w:delText>数据解析和预处理模块</w:delText>
            </w:r>
            <w:r w:rsidDel="0046767E">
              <w:rPr>
                <w:noProof/>
                <w:webHidden/>
              </w:rPr>
              <w:tab/>
              <w:delText>19</w:delText>
            </w:r>
          </w:del>
        </w:p>
        <w:p w14:paraId="7C07DC11" w14:textId="05256481" w:rsidR="00B305E3" w:rsidDel="0046767E" w:rsidRDefault="00B305E3">
          <w:pPr>
            <w:pStyle w:val="31"/>
            <w:tabs>
              <w:tab w:val="right" w:leader="dot" w:pos="9061"/>
            </w:tabs>
            <w:rPr>
              <w:del w:id="379" w:author="Shaoyang Wang" w:date="2017-06-01T16:15:00Z"/>
              <w:rFonts w:asciiTheme="minorHAnsi" w:eastAsiaTheme="minorEastAsia" w:hAnsiTheme="minorHAnsi" w:cstheme="minorBidi"/>
              <w:noProof/>
              <w:sz w:val="21"/>
              <w:szCs w:val="22"/>
            </w:rPr>
          </w:pPr>
          <w:del w:id="380" w:author="Shaoyang Wang" w:date="2017-06-01T16:15:00Z">
            <w:r w:rsidRPr="0046767E" w:rsidDel="0046767E">
              <w:rPr>
                <w:rPrChange w:id="381" w:author="Shaoyang Wang" w:date="2017-06-01T16:15:00Z">
                  <w:rPr>
                    <w:rStyle w:val="af2"/>
                    <w:noProof/>
                  </w:rPr>
                </w:rPrChange>
              </w:rPr>
              <w:delText xml:space="preserve">4.2.2 </w:delText>
            </w:r>
            <w:r w:rsidRPr="0046767E" w:rsidDel="0046767E">
              <w:rPr>
                <w:rFonts w:hint="eastAsia"/>
                <w:rPrChange w:id="382" w:author="Shaoyang Wang" w:date="2017-06-01T16:15:00Z">
                  <w:rPr>
                    <w:rStyle w:val="af2"/>
                    <w:rFonts w:hint="eastAsia"/>
                    <w:noProof/>
                  </w:rPr>
                </w:rPrChange>
              </w:rPr>
              <w:delText>种群模块</w:delText>
            </w:r>
            <w:r w:rsidDel="0046767E">
              <w:rPr>
                <w:noProof/>
                <w:webHidden/>
              </w:rPr>
              <w:tab/>
              <w:delText>20</w:delText>
            </w:r>
          </w:del>
        </w:p>
        <w:p w14:paraId="549285DD" w14:textId="4F0043CA" w:rsidR="00B305E3" w:rsidDel="0046767E" w:rsidRDefault="00B305E3">
          <w:pPr>
            <w:pStyle w:val="31"/>
            <w:tabs>
              <w:tab w:val="right" w:leader="dot" w:pos="9061"/>
            </w:tabs>
            <w:rPr>
              <w:del w:id="383" w:author="Shaoyang Wang" w:date="2017-06-01T16:15:00Z"/>
              <w:rFonts w:asciiTheme="minorHAnsi" w:eastAsiaTheme="minorEastAsia" w:hAnsiTheme="minorHAnsi" w:cstheme="minorBidi"/>
              <w:noProof/>
              <w:sz w:val="21"/>
              <w:szCs w:val="22"/>
            </w:rPr>
          </w:pPr>
          <w:del w:id="384" w:author="Shaoyang Wang" w:date="2017-06-01T16:15:00Z">
            <w:r w:rsidRPr="0046767E" w:rsidDel="0046767E">
              <w:rPr>
                <w:rPrChange w:id="385" w:author="Shaoyang Wang" w:date="2017-06-01T16:15:00Z">
                  <w:rPr>
                    <w:rStyle w:val="af2"/>
                    <w:noProof/>
                  </w:rPr>
                </w:rPrChange>
              </w:rPr>
              <w:delText xml:space="preserve">4.2.3 </w:delText>
            </w:r>
            <w:r w:rsidRPr="0046767E" w:rsidDel="0046767E">
              <w:rPr>
                <w:rFonts w:hint="eastAsia"/>
                <w:rPrChange w:id="386" w:author="Shaoyang Wang" w:date="2017-06-01T16:15:00Z">
                  <w:rPr>
                    <w:rStyle w:val="af2"/>
                    <w:rFonts w:hint="eastAsia"/>
                    <w:noProof/>
                  </w:rPr>
                </w:rPrChange>
              </w:rPr>
              <w:delText>个体模块</w:delText>
            </w:r>
            <w:r w:rsidDel="0046767E">
              <w:rPr>
                <w:noProof/>
                <w:webHidden/>
              </w:rPr>
              <w:tab/>
              <w:delText>20</w:delText>
            </w:r>
          </w:del>
        </w:p>
        <w:p w14:paraId="14265BB6" w14:textId="6118304D" w:rsidR="00B305E3" w:rsidDel="0046767E" w:rsidRDefault="00B305E3">
          <w:pPr>
            <w:pStyle w:val="31"/>
            <w:tabs>
              <w:tab w:val="right" w:leader="dot" w:pos="9061"/>
            </w:tabs>
            <w:rPr>
              <w:del w:id="387" w:author="Shaoyang Wang" w:date="2017-06-01T16:15:00Z"/>
              <w:rFonts w:asciiTheme="minorHAnsi" w:eastAsiaTheme="minorEastAsia" w:hAnsiTheme="minorHAnsi" w:cstheme="minorBidi"/>
              <w:noProof/>
              <w:sz w:val="21"/>
              <w:szCs w:val="22"/>
            </w:rPr>
          </w:pPr>
          <w:del w:id="388" w:author="Shaoyang Wang" w:date="2017-06-01T16:15:00Z">
            <w:r w:rsidRPr="0046767E" w:rsidDel="0046767E">
              <w:rPr>
                <w:rPrChange w:id="389" w:author="Shaoyang Wang" w:date="2017-06-01T16:15:00Z">
                  <w:rPr>
                    <w:rStyle w:val="af2"/>
                    <w:noProof/>
                  </w:rPr>
                </w:rPrChange>
              </w:rPr>
              <w:delText xml:space="preserve">4.2.4 </w:delText>
            </w:r>
            <w:r w:rsidRPr="0046767E" w:rsidDel="0046767E">
              <w:rPr>
                <w:rFonts w:hint="eastAsia"/>
                <w:rPrChange w:id="390" w:author="Shaoyang Wang" w:date="2017-06-01T16:15:00Z">
                  <w:rPr>
                    <w:rStyle w:val="af2"/>
                    <w:rFonts w:hint="eastAsia"/>
                    <w:noProof/>
                  </w:rPr>
                </w:rPrChange>
              </w:rPr>
              <w:delText>演化模块</w:delText>
            </w:r>
            <w:r w:rsidDel="0046767E">
              <w:rPr>
                <w:noProof/>
                <w:webHidden/>
              </w:rPr>
              <w:tab/>
              <w:delText>20</w:delText>
            </w:r>
          </w:del>
        </w:p>
        <w:p w14:paraId="1E99023A" w14:textId="03E8CC7F" w:rsidR="00B305E3" w:rsidDel="0046767E" w:rsidRDefault="00B305E3">
          <w:pPr>
            <w:pStyle w:val="31"/>
            <w:tabs>
              <w:tab w:val="right" w:leader="dot" w:pos="9061"/>
            </w:tabs>
            <w:rPr>
              <w:del w:id="391" w:author="Shaoyang Wang" w:date="2017-06-01T16:15:00Z"/>
              <w:rFonts w:asciiTheme="minorHAnsi" w:eastAsiaTheme="minorEastAsia" w:hAnsiTheme="minorHAnsi" w:cstheme="minorBidi"/>
              <w:noProof/>
              <w:sz w:val="21"/>
              <w:szCs w:val="22"/>
            </w:rPr>
          </w:pPr>
          <w:del w:id="392" w:author="Shaoyang Wang" w:date="2017-06-01T16:15:00Z">
            <w:r w:rsidRPr="0046767E" w:rsidDel="0046767E">
              <w:rPr>
                <w:rPrChange w:id="393" w:author="Shaoyang Wang" w:date="2017-06-01T16:15:00Z">
                  <w:rPr>
                    <w:rStyle w:val="af2"/>
                    <w:noProof/>
                  </w:rPr>
                </w:rPrChange>
              </w:rPr>
              <w:delText xml:space="preserve">4.2.5 </w:delText>
            </w:r>
            <w:r w:rsidRPr="0046767E" w:rsidDel="0046767E">
              <w:rPr>
                <w:rFonts w:hint="eastAsia"/>
                <w:rPrChange w:id="394" w:author="Shaoyang Wang" w:date="2017-06-01T16:15:00Z">
                  <w:rPr>
                    <w:rStyle w:val="af2"/>
                    <w:rFonts w:hint="eastAsia"/>
                    <w:noProof/>
                  </w:rPr>
                </w:rPrChange>
              </w:rPr>
              <w:delText>基于</w:delText>
            </w:r>
            <w:r w:rsidRPr="0046767E" w:rsidDel="0046767E">
              <w:rPr>
                <w:rPrChange w:id="395" w:author="Shaoyang Wang" w:date="2017-06-01T16:15:00Z">
                  <w:rPr>
                    <w:rStyle w:val="af2"/>
                    <w:noProof/>
                  </w:rPr>
                </w:rPrChange>
              </w:rPr>
              <w:delText>CPU</w:delText>
            </w:r>
            <w:r w:rsidRPr="0046767E" w:rsidDel="0046767E">
              <w:rPr>
                <w:rFonts w:hint="eastAsia"/>
                <w:rPrChange w:id="396" w:author="Shaoyang Wang" w:date="2017-06-01T16:15:00Z">
                  <w:rPr>
                    <w:rStyle w:val="af2"/>
                    <w:rFonts w:hint="eastAsia"/>
                    <w:noProof/>
                  </w:rPr>
                </w:rPrChange>
              </w:rPr>
              <w:delText>的适应度计算模块</w:delText>
            </w:r>
            <w:r w:rsidDel="0046767E">
              <w:rPr>
                <w:noProof/>
                <w:webHidden/>
              </w:rPr>
              <w:tab/>
              <w:delText>21</w:delText>
            </w:r>
          </w:del>
        </w:p>
        <w:p w14:paraId="6EF72BE1" w14:textId="55902DAF" w:rsidR="00B305E3" w:rsidDel="0046767E" w:rsidRDefault="00B305E3">
          <w:pPr>
            <w:pStyle w:val="31"/>
            <w:tabs>
              <w:tab w:val="right" w:leader="dot" w:pos="9061"/>
            </w:tabs>
            <w:rPr>
              <w:del w:id="397" w:author="Shaoyang Wang" w:date="2017-06-01T16:15:00Z"/>
              <w:rFonts w:asciiTheme="minorHAnsi" w:eastAsiaTheme="minorEastAsia" w:hAnsiTheme="minorHAnsi" w:cstheme="minorBidi"/>
              <w:noProof/>
              <w:sz w:val="21"/>
              <w:szCs w:val="22"/>
            </w:rPr>
          </w:pPr>
          <w:del w:id="398" w:author="Shaoyang Wang" w:date="2017-06-01T16:15:00Z">
            <w:r w:rsidRPr="0046767E" w:rsidDel="0046767E">
              <w:rPr>
                <w:rPrChange w:id="399" w:author="Shaoyang Wang" w:date="2017-06-01T16:15:00Z">
                  <w:rPr>
                    <w:rStyle w:val="af2"/>
                    <w:noProof/>
                  </w:rPr>
                </w:rPrChange>
              </w:rPr>
              <w:delText xml:space="preserve">4.2.6 </w:delText>
            </w:r>
            <w:r w:rsidRPr="0046767E" w:rsidDel="0046767E">
              <w:rPr>
                <w:rFonts w:hint="eastAsia"/>
                <w:rPrChange w:id="400" w:author="Shaoyang Wang" w:date="2017-06-01T16:15:00Z">
                  <w:rPr>
                    <w:rStyle w:val="af2"/>
                    <w:rFonts w:hint="eastAsia"/>
                    <w:noProof/>
                  </w:rPr>
                </w:rPrChange>
              </w:rPr>
              <w:delText>基于</w:delText>
            </w:r>
            <w:r w:rsidRPr="0046767E" w:rsidDel="0046767E">
              <w:rPr>
                <w:rPrChange w:id="401" w:author="Shaoyang Wang" w:date="2017-06-01T16:15:00Z">
                  <w:rPr>
                    <w:rStyle w:val="af2"/>
                    <w:noProof/>
                  </w:rPr>
                </w:rPrChange>
              </w:rPr>
              <w:delText>GPU</w:delText>
            </w:r>
            <w:r w:rsidRPr="0046767E" w:rsidDel="0046767E">
              <w:rPr>
                <w:rFonts w:hint="eastAsia"/>
                <w:rPrChange w:id="402" w:author="Shaoyang Wang" w:date="2017-06-01T16:15:00Z">
                  <w:rPr>
                    <w:rStyle w:val="af2"/>
                    <w:rFonts w:hint="eastAsia"/>
                    <w:noProof/>
                  </w:rPr>
                </w:rPrChange>
              </w:rPr>
              <w:delText>的适应度计算模块</w:delText>
            </w:r>
            <w:r w:rsidDel="0046767E">
              <w:rPr>
                <w:noProof/>
                <w:webHidden/>
              </w:rPr>
              <w:tab/>
              <w:delText>21</w:delText>
            </w:r>
          </w:del>
        </w:p>
        <w:p w14:paraId="1B5B5B84" w14:textId="17343144" w:rsidR="00B305E3" w:rsidDel="0046767E" w:rsidRDefault="00B305E3">
          <w:pPr>
            <w:pStyle w:val="31"/>
            <w:tabs>
              <w:tab w:val="right" w:leader="dot" w:pos="9061"/>
            </w:tabs>
            <w:rPr>
              <w:del w:id="403" w:author="Shaoyang Wang" w:date="2017-06-01T16:15:00Z"/>
              <w:rFonts w:asciiTheme="minorHAnsi" w:eastAsiaTheme="minorEastAsia" w:hAnsiTheme="minorHAnsi" w:cstheme="minorBidi"/>
              <w:noProof/>
              <w:sz w:val="21"/>
              <w:szCs w:val="22"/>
            </w:rPr>
          </w:pPr>
          <w:del w:id="404" w:author="Shaoyang Wang" w:date="2017-06-01T16:15:00Z">
            <w:r w:rsidRPr="0046767E" w:rsidDel="0046767E">
              <w:rPr>
                <w:rPrChange w:id="405" w:author="Shaoyang Wang" w:date="2017-06-01T16:15:00Z">
                  <w:rPr>
                    <w:rStyle w:val="af2"/>
                    <w:noProof/>
                  </w:rPr>
                </w:rPrChange>
              </w:rPr>
              <w:delText xml:space="preserve">4.2.7 </w:delText>
            </w:r>
            <w:r w:rsidRPr="0046767E" w:rsidDel="0046767E">
              <w:rPr>
                <w:rFonts w:hint="eastAsia"/>
                <w:rPrChange w:id="406" w:author="Shaoyang Wang" w:date="2017-06-01T16:15:00Z">
                  <w:rPr>
                    <w:rStyle w:val="af2"/>
                    <w:rFonts w:hint="eastAsia"/>
                    <w:noProof/>
                  </w:rPr>
                </w:rPrChange>
              </w:rPr>
              <w:delText>遗传算法训练模块</w:delText>
            </w:r>
            <w:r w:rsidDel="0046767E">
              <w:rPr>
                <w:noProof/>
                <w:webHidden/>
              </w:rPr>
              <w:tab/>
              <w:delText>22</w:delText>
            </w:r>
          </w:del>
        </w:p>
        <w:p w14:paraId="1AD28556" w14:textId="7EB41601" w:rsidR="00B305E3" w:rsidDel="0046767E" w:rsidRDefault="00B305E3">
          <w:pPr>
            <w:pStyle w:val="31"/>
            <w:tabs>
              <w:tab w:val="right" w:leader="dot" w:pos="9061"/>
            </w:tabs>
            <w:rPr>
              <w:del w:id="407" w:author="Shaoyang Wang" w:date="2017-06-01T16:15:00Z"/>
              <w:rFonts w:asciiTheme="minorHAnsi" w:eastAsiaTheme="minorEastAsia" w:hAnsiTheme="minorHAnsi" w:cstheme="minorBidi"/>
              <w:noProof/>
              <w:sz w:val="21"/>
              <w:szCs w:val="22"/>
            </w:rPr>
          </w:pPr>
          <w:del w:id="408" w:author="Shaoyang Wang" w:date="2017-06-01T16:15:00Z">
            <w:r w:rsidRPr="0046767E" w:rsidDel="0046767E">
              <w:rPr>
                <w:rPrChange w:id="409" w:author="Shaoyang Wang" w:date="2017-06-01T16:15:00Z">
                  <w:rPr>
                    <w:rStyle w:val="af2"/>
                    <w:noProof/>
                  </w:rPr>
                </w:rPrChange>
              </w:rPr>
              <w:delText xml:space="preserve">4.2.8 </w:delText>
            </w:r>
            <w:r w:rsidRPr="0046767E" w:rsidDel="0046767E">
              <w:rPr>
                <w:rFonts w:hint="eastAsia"/>
                <w:rPrChange w:id="410" w:author="Shaoyang Wang" w:date="2017-06-01T16:15:00Z">
                  <w:rPr>
                    <w:rStyle w:val="af2"/>
                    <w:rFonts w:hint="eastAsia"/>
                    <w:noProof/>
                  </w:rPr>
                </w:rPrChange>
              </w:rPr>
              <w:delText>人工神经网络训练模块</w:delText>
            </w:r>
            <w:r w:rsidDel="0046767E">
              <w:rPr>
                <w:noProof/>
                <w:webHidden/>
              </w:rPr>
              <w:tab/>
              <w:delText>23</w:delText>
            </w:r>
          </w:del>
        </w:p>
        <w:p w14:paraId="1951F86E" w14:textId="64392120" w:rsidR="00B305E3" w:rsidDel="0046767E" w:rsidRDefault="00B305E3">
          <w:pPr>
            <w:pStyle w:val="31"/>
            <w:tabs>
              <w:tab w:val="right" w:leader="dot" w:pos="9061"/>
            </w:tabs>
            <w:rPr>
              <w:del w:id="411" w:author="Shaoyang Wang" w:date="2017-06-01T16:15:00Z"/>
              <w:rFonts w:asciiTheme="minorHAnsi" w:eastAsiaTheme="minorEastAsia" w:hAnsiTheme="minorHAnsi" w:cstheme="minorBidi"/>
              <w:noProof/>
              <w:sz w:val="21"/>
              <w:szCs w:val="22"/>
            </w:rPr>
          </w:pPr>
          <w:del w:id="412" w:author="Shaoyang Wang" w:date="2017-06-01T16:15:00Z">
            <w:r w:rsidRPr="0046767E" w:rsidDel="0046767E">
              <w:rPr>
                <w:rPrChange w:id="413" w:author="Shaoyang Wang" w:date="2017-06-01T16:15:00Z">
                  <w:rPr>
                    <w:rStyle w:val="af2"/>
                    <w:noProof/>
                  </w:rPr>
                </w:rPrChange>
              </w:rPr>
              <w:delText xml:space="preserve">4.2.9 </w:delText>
            </w:r>
            <w:r w:rsidRPr="0046767E" w:rsidDel="0046767E">
              <w:rPr>
                <w:rFonts w:hint="eastAsia"/>
                <w:rPrChange w:id="414" w:author="Shaoyang Wang" w:date="2017-06-01T16:15:00Z">
                  <w:rPr>
                    <w:rStyle w:val="af2"/>
                    <w:rFonts w:hint="eastAsia"/>
                    <w:noProof/>
                  </w:rPr>
                </w:rPrChange>
              </w:rPr>
              <w:delText>测试模块</w:delText>
            </w:r>
            <w:r w:rsidDel="0046767E">
              <w:rPr>
                <w:noProof/>
                <w:webHidden/>
              </w:rPr>
              <w:tab/>
              <w:delText>23</w:delText>
            </w:r>
          </w:del>
        </w:p>
        <w:p w14:paraId="78B452AC" w14:textId="490D3333" w:rsidR="00B305E3" w:rsidDel="0046767E" w:rsidRDefault="00B305E3">
          <w:pPr>
            <w:pStyle w:val="10"/>
            <w:tabs>
              <w:tab w:val="left" w:pos="397"/>
              <w:tab w:val="right" w:leader="dot" w:pos="9061"/>
            </w:tabs>
            <w:rPr>
              <w:del w:id="415" w:author="Shaoyang Wang" w:date="2017-06-01T16:15:00Z"/>
              <w:rFonts w:asciiTheme="minorHAnsi" w:eastAsiaTheme="minorEastAsia" w:hAnsiTheme="minorHAnsi" w:cstheme="minorBidi"/>
              <w:noProof/>
              <w:sz w:val="21"/>
              <w:szCs w:val="22"/>
            </w:rPr>
          </w:pPr>
          <w:del w:id="416" w:author="Shaoyang Wang" w:date="2017-06-01T16:15:00Z">
            <w:r w:rsidRPr="0046767E" w:rsidDel="0046767E">
              <w:rPr>
                <w:rPrChange w:id="417" w:author="Shaoyang Wang" w:date="2017-06-01T16:15:00Z">
                  <w:rPr>
                    <w:rStyle w:val="af2"/>
                    <w:noProof/>
                  </w:rPr>
                </w:rPrChange>
              </w:rPr>
              <w:delText>5</w:delText>
            </w:r>
            <w:r w:rsidDel="0046767E">
              <w:rPr>
                <w:rFonts w:asciiTheme="minorHAnsi" w:eastAsiaTheme="minorEastAsia" w:hAnsiTheme="minorHAnsi" w:cstheme="minorBidi"/>
                <w:noProof/>
                <w:sz w:val="21"/>
                <w:szCs w:val="22"/>
              </w:rPr>
              <w:tab/>
            </w:r>
            <w:r w:rsidRPr="0046767E" w:rsidDel="0046767E">
              <w:rPr>
                <w:rFonts w:hint="eastAsia"/>
                <w:rPrChange w:id="418" w:author="Shaoyang Wang" w:date="2017-06-01T16:15:00Z">
                  <w:rPr>
                    <w:rStyle w:val="af2"/>
                    <w:rFonts w:hint="eastAsia"/>
                    <w:noProof/>
                  </w:rPr>
                </w:rPrChange>
              </w:rPr>
              <w:delText>实验验证</w:delText>
            </w:r>
            <w:r w:rsidDel="0046767E">
              <w:rPr>
                <w:noProof/>
                <w:webHidden/>
              </w:rPr>
              <w:tab/>
              <w:delText>24</w:delText>
            </w:r>
          </w:del>
        </w:p>
        <w:p w14:paraId="38D491F6" w14:textId="65B0BE28" w:rsidR="00B305E3" w:rsidDel="0046767E" w:rsidRDefault="00B305E3">
          <w:pPr>
            <w:pStyle w:val="23"/>
            <w:tabs>
              <w:tab w:val="right" w:leader="dot" w:pos="9061"/>
            </w:tabs>
            <w:rPr>
              <w:del w:id="419" w:author="Shaoyang Wang" w:date="2017-06-01T16:15:00Z"/>
              <w:rFonts w:asciiTheme="minorHAnsi" w:eastAsiaTheme="minorEastAsia" w:hAnsiTheme="minorHAnsi" w:cstheme="minorBidi"/>
              <w:noProof/>
              <w:sz w:val="21"/>
              <w:szCs w:val="22"/>
            </w:rPr>
          </w:pPr>
          <w:del w:id="420" w:author="Shaoyang Wang" w:date="2017-06-01T16:15:00Z">
            <w:r w:rsidRPr="0046767E" w:rsidDel="0046767E">
              <w:rPr>
                <w:rPrChange w:id="421" w:author="Shaoyang Wang" w:date="2017-06-01T16:15:00Z">
                  <w:rPr>
                    <w:rStyle w:val="af2"/>
                    <w:noProof/>
                  </w:rPr>
                </w:rPrChange>
              </w:rPr>
              <w:delText xml:space="preserve">5.1 </w:delText>
            </w:r>
            <w:r w:rsidRPr="0046767E" w:rsidDel="0046767E">
              <w:rPr>
                <w:rFonts w:hint="eastAsia"/>
                <w:rPrChange w:id="422" w:author="Shaoyang Wang" w:date="2017-06-01T16:15:00Z">
                  <w:rPr>
                    <w:rStyle w:val="af2"/>
                    <w:rFonts w:hint="eastAsia"/>
                    <w:noProof/>
                  </w:rPr>
                </w:rPrChange>
              </w:rPr>
              <w:delText>验证方法</w:delText>
            </w:r>
            <w:r w:rsidDel="0046767E">
              <w:rPr>
                <w:noProof/>
                <w:webHidden/>
              </w:rPr>
              <w:tab/>
              <w:delText>24</w:delText>
            </w:r>
          </w:del>
        </w:p>
        <w:p w14:paraId="4DF05F69" w14:textId="3ACD3412" w:rsidR="00B305E3" w:rsidDel="0046767E" w:rsidRDefault="00B305E3">
          <w:pPr>
            <w:pStyle w:val="23"/>
            <w:tabs>
              <w:tab w:val="right" w:leader="dot" w:pos="9061"/>
            </w:tabs>
            <w:rPr>
              <w:del w:id="423" w:author="Shaoyang Wang" w:date="2017-06-01T16:15:00Z"/>
              <w:rFonts w:asciiTheme="minorHAnsi" w:eastAsiaTheme="minorEastAsia" w:hAnsiTheme="minorHAnsi" w:cstheme="minorBidi"/>
              <w:noProof/>
              <w:sz w:val="21"/>
              <w:szCs w:val="22"/>
            </w:rPr>
          </w:pPr>
          <w:del w:id="424" w:author="Shaoyang Wang" w:date="2017-06-01T16:15:00Z">
            <w:r w:rsidRPr="0046767E" w:rsidDel="0046767E">
              <w:rPr>
                <w:rPrChange w:id="425" w:author="Shaoyang Wang" w:date="2017-06-01T16:15:00Z">
                  <w:rPr>
                    <w:rStyle w:val="af2"/>
                    <w:noProof/>
                  </w:rPr>
                </w:rPrChange>
              </w:rPr>
              <w:delText xml:space="preserve">5.2 </w:delText>
            </w:r>
            <w:r w:rsidRPr="0046767E" w:rsidDel="0046767E">
              <w:rPr>
                <w:rFonts w:hint="eastAsia"/>
                <w:rPrChange w:id="426" w:author="Shaoyang Wang" w:date="2017-06-01T16:15:00Z">
                  <w:rPr>
                    <w:rStyle w:val="af2"/>
                    <w:rFonts w:hint="eastAsia"/>
                    <w:noProof/>
                  </w:rPr>
                </w:rPrChange>
              </w:rPr>
              <w:delText>算法评估</w:delText>
            </w:r>
            <w:r w:rsidDel="0046767E">
              <w:rPr>
                <w:noProof/>
                <w:webHidden/>
              </w:rPr>
              <w:tab/>
              <w:delText>24</w:delText>
            </w:r>
          </w:del>
        </w:p>
        <w:p w14:paraId="19891F35" w14:textId="51AC74D0" w:rsidR="00B305E3" w:rsidDel="0046767E" w:rsidRDefault="00B305E3">
          <w:pPr>
            <w:pStyle w:val="31"/>
            <w:tabs>
              <w:tab w:val="right" w:leader="dot" w:pos="9061"/>
            </w:tabs>
            <w:rPr>
              <w:del w:id="427" w:author="Shaoyang Wang" w:date="2017-06-01T16:15:00Z"/>
              <w:rFonts w:asciiTheme="minorHAnsi" w:eastAsiaTheme="minorEastAsia" w:hAnsiTheme="minorHAnsi" w:cstheme="minorBidi"/>
              <w:noProof/>
              <w:sz w:val="21"/>
              <w:szCs w:val="22"/>
            </w:rPr>
          </w:pPr>
          <w:del w:id="428" w:author="Shaoyang Wang" w:date="2017-06-01T16:15:00Z">
            <w:r w:rsidRPr="0046767E" w:rsidDel="0046767E">
              <w:rPr>
                <w:rPrChange w:id="429" w:author="Shaoyang Wang" w:date="2017-06-01T16:15:00Z">
                  <w:rPr>
                    <w:rStyle w:val="af2"/>
                    <w:noProof/>
                  </w:rPr>
                </w:rPrChange>
              </w:rPr>
              <w:delText xml:space="preserve">5.2.1 </w:delText>
            </w:r>
            <w:r w:rsidRPr="0046767E" w:rsidDel="0046767E">
              <w:rPr>
                <w:rFonts w:hint="eastAsia"/>
                <w:rPrChange w:id="430" w:author="Shaoyang Wang" w:date="2017-06-01T16:15:00Z">
                  <w:rPr>
                    <w:rStyle w:val="af2"/>
                    <w:rFonts w:hint="eastAsia"/>
                    <w:noProof/>
                  </w:rPr>
                </w:rPrChange>
              </w:rPr>
              <w:delText>遗传算法的正确率</w:delText>
            </w:r>
            <w:r w:rsidDel="0046767E">
              <w:rPr>
                <w:noProof/>
                <w:webHidden/>
              </w:rPr>
              <w:tab/>
              <w:delText>24</w:delText>
            </w:r>
          </w:del>
        </w:p>
        <w:p w14:paraId="3C7EE27C" w14:textId="76A2DB2F" w:rsidR="00B305E3" w:rsidDel="0046767E" w:rsidRDefault="00B305E3">
          <w:pPr>
            <w:pStyle w:val="31"/>
            <w:tabs>
              <w:tab w:val="right" w:leader="dot" w:pos="9061"/>
            </w:tabs>
            <w:rPr>
              <w:del w:id="431" w:author="Shaoyang Wang" w:date="2017-06-01T16:15:00Z"/>
              <w:rFonts w:asciiTheme="minorHAnsi" w:eastAsiaTheme="minorEastAsia" w:hAnsiTheme="minorHAnsi" w:cstheme="minorBidi"/>
              <w:noProof/>
              <w:sz w:val="21"/>
              <w:szCs w:val="22"/>
            </w:rPr>
          </w:pPr>
          <w:del w:id="432" w:author="Shaoyang Wang" w:date="2017-06-01T16:15:00Z">
            <w:r w:rsidRPr="0046767E" w:rsidDel="0046767E">
              <w:rPr>
                <w:rPrChange w:id="433" w:author="Shaoyang Wang" w:date="2017-06-01T16:15:00Z">
                  <w:rPr>
                    <w:rStyle w:val="af2"/>
                    <w:noProof/>
                  </w:rPr>
                </w:rPrChange>
              </w:rPr>
              <w:delText xml:space="preserve">5.2.2 </w:delText>
            </w:r>
            <w:r w:rsidRPr="0046767E" w:rsidDel="0046767E">
              <w:rPr>
                <w:rFonts w:hint="eastAsia"/>
                <w:rPrChange w:id="434" w:author="Shaoyang Wang" w:date="2017-06-01T16:15:00Z">
                  <w:rPr>
                    <w:rStyle w:val="af2"/>
                    <w:rFonts w:hint="eastAsia"/>
                    <w:noProof/>
                  </w:rPr>
                </w:rPrChange>
              </w:rPr>
              <w:delText>人工神经网络的正确率</w:delText>
            </w:r>
            <w:r w:rsidDel="0046767E">
              <w:rPr>
                <w:noProof/>
                <w:webHidden/>
              </w:rPr>
              <w:tab/>
              <w:delText>25</w:delText>
            </w:r>
          </w:del>
        </w:p>
        <w:p w14:paraId="6AC38BA8" w14:textId="31A2678E" w:rsidR="00B305E3" w:rsidDel="0046767E" w:rsidRDefault="00B305E3">
          <w:pPr>
            <w:pStyle w:val="31"/>
            <w:tabs>
              <w:tab w:val="right" w:leader="dot" w:pos="9061"/>
            </w:tabs>
            <w:rPr>
              <w:del w:id="435" w:author="Shaoyang Wang" w:date="2017-06-01T16:15:00Z"/>
              <w:rFonts w:asciiTheme="minorHAnsi" w:eastAsiaTheme="minorEastAsia" w:hAnsiTheme="minorHAnsi" w:cstheme="minorBidi"/>
              <w:noProof/>
              <w:sz w:val="21"/>
              <w:szCs w:val="22"/>
            </w:rPr>
          </w:pPr>
          <w:del w:id="436" w:author="Shaoyang Wang" w:date="2017-06-01T16:15:00Z">
            <w:r w:rsidRPr="0046767E" w:rsidDel="0046767E">
              <w:rPr>
                <w:rPrChange w:id="437" w:author="Shaoyang Wang" w:date="2017-06-01T16:15:00Z">
                  <w:rPr>
                    <w:rStyle w:val="af2"/>
                    <w:noProof/>
                  </w:rPr>
                </w:rPrChange>
              </w:rPr>
              <w:delText xml:space="preserve">5.2.3 </w:delText>
            </w:r>
            <w:r w:rsidRPr="0046767E" w:rsidDel="0046767E">
              <w:rPr>
                <w:rFonts w:hint="eastAsia"/>
                <w:rPrChange w:id="438" w:author="Shaoyang Wang" w:date="2017-06-01T16:15:00Z">
                  <w:rPr>
                    <w:rStyle w:val="af2"/>
                    <w:rFonts w:hint="eastAsia"/>
                    <w:noProof/>
                  </w:rPr>
                </w:rPrChange>
              </w:rPr>
              <w:delText>遗传算法和人工神经网络正确率的对比</w:delText>
            </w:r>
            <w:r w:rsidDel="0046767E">
              <w:rPr>
                <w:noProof/>
                <w:webHidden/>
              </w:rPr>
              <w:tab/>
              <w:delText>26</w:delText>
            </w:r>
          </w:del>
        </w:p>
        <w:p w14:paraId="6AD19959" w14:textId="72304EE4" w:rsidR="00B305E3" w:rsidDel="0046767E" w:rsidRDefault="00B305E3">
          <w:pPr>
            <w:pStyle w:val="31"/>
            <w:tabs>
              <w:tab w:val="right" w:leader="dot" w:pos="9061"/>
            </w:tabs>
            <w:rPr>
              <w:del w:id="439" w:author="Shaoyang Wang" w:date="2017-06-01T16:15:00Z"/>
              <w:rFonts w:asciiTheme="minorHAnsi" w:eastAsiaTheme="minorEastAsia" w:hAnsiTheme="minorHAnsi" w:cstheme="minorBidi"/>
              <w:noProof/>
              <w:sz w:val="21"/>
              <w:szCs w:val="22"/>
            </w:rPr>
          </w:pPr>
          <w:del w:id="440" w:author="Shaoyang Wang" w:date="2017-06-01T16:15:00Z">
            <w:r w:rsidRPr="0046767E" w:rsidDel="0046767E">
              <w:rPr>
                <w:rPrChange w:id="441" w:author="Shaoyang Wang" w:date="2017-06-01T16:15:00Z">
                  <w:rPr>
                    <w:rStyle w:val="af2"/>
                    <w:noProof/>
                  </w:rPr>
                </w:rPrChange>
              </w:rPr>
              <w:delText xml:space="preserve">5.2.4 </w:delText>
            </w:r>
            <w:r w:rsidRPr="0046767E" w:rsidDel="0046767E">
              <w:rPr>
                <w:rFonts w:hint="eastAsia"/>
                <w:rPrChange w:id="442" w:author="Shaoyang Wang" w:date="2017-06-01T16:15:00Z">
                  <w:rPr>
                    <w:rStyle w:val="af2"/>
                    <w:rFonts w:hint="eastAsia"/>
                    <w:noProof/>
                  </w:rPr>
                </w:rPrChange>
              </w:rPr>
              <w:delText>遗传算法</w:delText>
            </w:r>
            <w:r w:rsidRPr="0046767E" w:rsidDel="0046767E">
              <w:rPr>
                <w:rPrChange w:id="443" w:author="Shaoyang Wang" w:date="2017-06-01T16:15:00Z">
                  <w:rPr>
                    <w:rStyle w:val="af2"/>
                    <w:noProof/>
                  </w:rPr>
                </w:rPrChange>
              </w:rPr>
              <w:delText>CPU</w:delText>
            </w:r>
            <w:r w:rsidRPr="0046767E" w:rsidDel="0046767E">
              <w:rPr>
                <w:rFonts w:hint="eastAsia"/>
                <w:rPrChange w:id="444" w:author="Shaoyang Wang" w:date="2017-06-01T16:15:00Z">
                  <w:rPr>
                    <w:rStyle w:val="af2"/>
                    <w:rFonts w:hint="eastAsia"/>
                    <w:noProof/>
                  </w:rPr>
                </w:rPrChange>
              </w:rPr>
              <w:delText>与</w:delText>
            </w:r>
            <w:r w:rsidRPr="0046767E" w:rsidDel="0046767E">
              <w:rPr>
                <w:rPrChange w:id="445" w:author="Shaoyang Wang" w:date="2017-06-01T16:15:00Z">
                  <w:rPr>
                    <w:rStyle w:val="af2"/>
                    <w:noProof/>
                  </w:rPr>
                </w:rPrChange>
              </w:rPr>
              <w:delText>GPU</w:delText>
            </w:r>
            <w:r w:rsidRPr="0046767E" w:rsidDel="0046767E">
              <w:rPr>
                <w:rFonts w:hint="eastAsia"/>
                <w:rPrChange w:id="446" w:author="Shaoyang Wang" w:date="2017-06-01T16:15:00Z">
                  <w:rPr>
                    <w:rStyle w:val="af2"/>
                    <w:rFonts w:hint="eastAsia"/>
                    <w:noProof/>
                  </w:rPr>
                </w:rPrChange>
              </w:rPr>
              <w:delText>训练性能的对比</w:delText>
            </w:r>
            <w:r w:rsidDel="0046767E">
              <w:rPr>
                <w:noProof/>
                <w:webHidden/>
              </w:rPr>
              <w:tab/>
              <w:delText>26</w:delText>
            </w:r>
          </w:del>
        </w:p>
        <w:p w14:paraId="05F4EC10" w14:textId="4196708D" w:rsidR="00B305E3" w:rsidDel="0046767E" w:rsidRDefault="00B305E3">
          <w:pPr>
            <w:pStyle w:val="31"/>
            <w:tabs>
              <w:tab w:val="right" w:leader="dot" w:pos="9061"/>
            </w:tabs>
            <w:rPr>
              <w:del w:id="447" w:author="Shaoyang Wang" w:date="2017-06-01T16:15:00Z"/>
              <w:rFonts w:asciiTheme="minorHAnsi" w:eastAsiaTheme="minorEastAsia" w:hAnsiTheme="minorHAnsi" w:cstheme="minorBidi"/>
              <w:noProof/>
              <w:sz w:val="21"/>
              <w:szCs w:val="22"/>
            </w:rPr>
          </w:pPr>
          <w:del w:id="448" w:author="Shaoyang Wang" w:date="2017-06-01T16:15:00Z">
            <w:r w:rsidRPr="0046767E" w:rsidDel="0046767E">
              <w:rPr>
                <w:rPrChange w:id="449" w:author="Shaoyang Wang" w:date="2017-06-01T16:15:00Z">
                  <w:rPr>
                    <w:rStyle w:val="af2"/>
                    <w:noProof/>
                  </w:rPr>
                </w:rPrChange>
              </w:rPr>
              <w:delText xml:space="preserve">5.2.5 </w:delText>
            </w:r>
            <w:r w:rsidRPr="0046767E" w:rsidDel="0046767E">
              <w:rPr>
                <w:rFonts w:hint="eastAsia"/>
                <w:rPrChange w:id="450" w:author="Shaoyang Wang" w:date="2017-06-01T16:15:00Z">
                  <w:rPr>
                    <w:rStyle w:val="af2"/>
                    <w:rFonts w:hint="eastAsia"/>
                    <w:noProof/>
                  </w:rPr>
                </w:rPrChange>
              </w:rPr>
              <w:delText>人工神经网络</w:delText>
            </w:r>
            <w:r w:rsidRPr="0046767E" w:rsidDel="0046767E">
              <w:rPr>
                <w:rPrChange w:id="451" w:author="Shaoyang Wang" w:date="2017-06-01T16:15:00Z">
                  <w:rPr>
                    <w:rStyle w:val="af2"/>
                    <w:noProof/>
                  </w:rPr>
                </w:rPrChange>
              </w:rPr>
              <w:delText>CPU</w:delText>
            </w:r>
            <w:r w:rsidRPr="0046767E" w:rsidDel="0046767E">
              <w:rPr>
                <w:rFonts w:hint="eastAsia"/>
                <w:rPrChange w:id="452" w:author="Shaoyang Wang" w:date="2017-06-01T16:15:00Z">
                  <w:rPr>
                    <w:rStyle w:val="af2"/>
                    <w:rFonts w:hint="eastAsia"/>
                    <w:noProof/>
                  </w:rPr>
                </w:rPrChange>
              </w:rPr>
              <w:delText>与</w:delText>
            </w:r>
            <w:r w:rsidRPr="0046767E" w:rsidDel="0046767E">
              <w:rPr>
                <w:rPrChange w:id="453" w:author="Shaoyang Wang" w:date="2017-06-01T16:15:00Z">
                  <w:rPr>
                    <w:rStyle w:val="af2"/>
                    <w:noProof/>
                  </w:rPr>
                </w:rPrChange>
              </w:rPr>
              <w:delText>GPU</w:delText>
            </w:r>
            <w:r w:rsidRPr="0046767E" w:rsidDel="0046767E">
              <w:rPr>
                <w:rFonts w:hint="eastAsia"/>
                <w:rPrChange w:id="454" w:author="Shaoyang Wang" w:date="2017-06-01T16:15:00Z">
                  <w:rPr>
                    <w:rStyle w:val="af2"/>
                    <w:rFonts w:hint="eastAsia"/>
                    <w:noProof/>
                  </w:rPr>
                </w:rPrChange>
              </w:rPr>
              <w:delText>训练性能的对比</w:delText>
            </w:r>
            <w:r w:rsidDel="0046767E">
              <w:rPr>
                <w:noProof/>
                <w:webHidden/>
              </w:rPr>
              <w:tab/>
              <w:delText>27</w:delText>
            </w:r>
          </w:del>
        </w:p>
        <w:p w14:paraId="2010D7B0" w14:textId="05A169E8" w:rsidR="00B305E3" w:rsidDel="0046767E" w:rsidRDefault="00B305E3">
          <w:pPr>
            <w:pStyle w:val="10"/>
            <w:tabs>
              <w:tab w:val="right" w:leader="dot" w:pos="9061"/>
            </w:tabs>
            <w:rPr>
              <w:del w:id="455" w:author="Shaoyang Wang" w:date="2017-06-01T16:15:00Z"/>
              <w:rFonts w:asciiTheme="minorHAnsi" w:eastAsiaTheme="minorEastAsia" w:hAnsiTheme="minorHAnsi" w:cstheme="minorBidi"/>
              <w:noProof/>
              <w:sz w:val="21"/>
              <w:szCs w:val="22"/>
            </w:rPr>
          </w:pPr>
          <w:del w:id="456" w:author="Shaoyang Wang" w:date="2017-06-01T16:15:00Z">
            <w:r w:rsidRPr="0046767E" w:rsidDel="0046767E">
              <w:rPr>
                <w:rFonts w:hint="eastAsia"/>
                <w:rPrChange w:id="457" w:author="Shaoyang Wang" w:date="2017-06-01T16:15:00Z">
                  <w:rPr>
                    <w:rStyle w:val="af2"/>
                    <w:rFonts w:hint="eastAsia"/>
                    <w:noProof/>
                  </w:rPr>
                </w:rPrChange>
              </w:rPr>
              <w:delText>结论</w:delText>
            </w:r>
            <w:r w:rsidDel="0046767E">
              <w:rPr>
                <w:noProof/>
                <w:webHidden/>
              </w:rPr>
              <w:tab/>
              <w:delText>28</w:delText>
            </w:r>
          </w:del>
        </w:p>
        <w:p w14:paraId="412F456B" w14:textId="4C0C0848" w:rsidR="00B305E3" w:rsidDel="0046767E" w:rsidRDefault="00B305E3">
          <w:pPr>
            <w:pStyle w:val="10"/>
            <w:tabs>
              <w:tab w:val="right" w:leader="dot" w:pos="9061"/>
            </w:tabs>
            <w:rPr>
              <w:del w:id="458" w:author="Shaoyang Wang" w:date="2017-06-01T16:15:00Z"/>
              <w:rFonts w:asciiTheme="minorHAnsi" w:eastAsiaTheme="minorEastAsia" w:hAnsiTheme="minorHAnsi" w:cstheme="minorBidi"/>
              <w:noProof/>
              <w:sz w:val="21"/>
              <w:szCs w:val="22"/>
            </w:rPr>
          </w:pPr>
          <w:del w:id="459" w:author="Shaoyang Wang" w:date="2017-06-01T16:15:00Z">
            <w:r w:rsidRPr="0046767E" w:rsidDel="0046767E">
              <w:rPr>
                <w:rFonts w:hint="eastAsia"/>
                <w:rPrChange w:id="460" w:author="Shaoyang Wang" w:date="2017-06-01T16:15:00Z">
                  <w:rPr>
                    <w:rStyle w:val="af2"/>
                    <w:rFonts w:hint="eastAsia"/>
                    <w:noProof/>
                  </w:rPr>
                </w:rPrChange>
              </w:rPr>
              <w:delText>致谢</w:delText>
            </w:r>
            <w:r w:rsidDel="0046767E">
              <w:rPr>
                <w:noProof/>
                <w:webHidden/>
              </w:rPr>
              <w:tab/>
              <w:delText>29</w:delText>
            </w:r>
          </w:del>
        </w:p>
        <w:p w14:paraId="4D86E27A" w14:textId="42A910AD" w:rsidR="00B305E3" w:rsidDel="0046767E" w:rsidRDefault="00B305E3">
          <w:pPr>
            <w:pStyle w:val="10"/>
            <w:tabs>
              <w:tab w:val="right" w:leader="dot" w:pos="9061"/>
            </w:tabs>
            <w:rPr>
              <w:del w:id="461" w:author="Shaoyang Wang" w:date="2017-06-01T16:15:00Z"/>
              <w:rFonts w:asciiTheme="minorHAnsi" w:eastAsiaTheme="minorEastAsia" w:hAnsiTheme="minorHAnsi" w:cstheme="minorBidi"/>
              <w:noProof/>
              <w:sz w:val="21"/>
              <w:szCs w:val="22"/>
            </w:rPr>
          </w:pPr>
          <w:del w:id="462" w:author="Shaoyang Wang" w:date="2017-06-01T16:15:00Z">
            <w:r w:rsidRPr="0046767E" w:rsidDel="0046767E">
              <w:rPr>
                <w:rFonts w:hint="eastAsia"/>
                <w:rPrChange w:id="463" w:author="Shaoyang Wang" w:date="2017-06-01T16:15:00Z">
                  <w:rPr>
                    <w:rStyle w:val="af2"/>
                    <w:rFonts w:hint="eastAsia"/>
                    <w:noProof/>
                  </w:rPr>
                </w:rPrChange>
              </w:rPr>
              <w:delText>参考文献</w:delText>
            </w:r>
            <w:r w:rsidDel="0046767E">
              <w:rPr>
                <w:noProof/>
                <w:webHidden/>
              </w:rPr>
              <w:tab/>
              <w:delText>30</w:delText>
            </w:r>
          </w:del>
        </w:p>
        <w:p w14:paraId="4AAB3C89" w14:textId="4209C325" w:rsidR="00B305E3" w:rsidDel="0046767E" w:rsidRDefault="00B305E3">
          <w:pPr>
            <w:pStyle w:val="10"/>
            <w:tabs>
              <w:tab w:val="right" w:leader="dot" w:pos="9061"/>
            </w:tabs>
            <w:rPr>
              <w:del w:id="464" w:author="Shaoyang Wang" w:date="2017-06-01T16:15:00Z"/>
              <w:rFonts w:asciiTheme="minorHAnsi" w:eastAsiaTheme="minorEastAsia" w:hAnsiTheme="minorHAnsi" w:cstheme="minorBidi"/>
              <w:noProof/>
              <w:sz w:val="21"/>
              <w:szCs w:val="22"/>
            </w:rPr>
          </w:pPr>
          <w:del w:id="465" w:author="Shaoyang Wang" w:date="2017-06-01T16:15:00Z">
            <w:r w:rsidRPr="0046767E" w:rsidDel="0046767E">
              <w:rPr>
                <w:rFonts w:hint="eastAsia"/>
                <w:rPrChange w:id="466" w:author="Shaoyang Wang" w:date="2017-06-01T16:15:00Z">
                  <w:rPr>
                    <w:rStyle w:val="af2"/>
                    <w:rFonts w:hint="eastAsia"/>
                    <w:noProof/>
                  </w:rPr>
                </w:rPrChange>
              </w:rPr>
              <w:delText>附录</w:delText>
            </w:r>
            <w:r w:rsidRPr="0046767E" w:rsidDel="0046767E">
              <w:rPr>
                <w:rPrChange w:id="467" w:author="Shaoyang Wang" w:date="2017-06-01T16:15:00Z">
                  <w:rPr>
                    <w:rStyle w:val="af2"/>
                    <w:noProof/>
                  </w:rPr>
                </w:rPrChange>
              </w:rPr>
              <w:delText>A</w:delText>
            </w:r>
            <w:r w:rsidDel="0046767E">
              <w:rPr>
                <w:noProof/>
                <w:webHidden/>
              </w:rPr>
              <w:tab/>
              <w:delText>31</w:delText>
            </w:r>
          </w:del>
        </w:p>
        <w:p w14:paraId="263E21EC" w14:textId="398A47A1" w:rsidR="00B305E3" w:rsidDel="0046767E" w:rsidRDefault="00B305E3">
          <w:pPr>
            <w:pStyle w:val="10"/>
            <w:tabs>
              <w:tab w:val="right" w:leader="dot" w:pos="9061"/>
            </w:tabs>
            <w:rPr>
              <w:del w:id="468" w:author="Shaoyang Wang" w:date="2017-06-01T16:15:00Z"/>
              <w:rFonts w:asciiTheme="minorHAnsi" w:eastAsiaTheme="minorEastAsia" w:hAnsiTheme="minorHAnsi" w:cstheme="minorBidi"/>
              <w:noProof/>
              <w:sz w:val="21"/>
              <w:szCs w:val="22"/>
            </w:rPr>
          </w:pPr>
          <w:del w:id="469" w:author="Shaoyang Wang" w:date="2017-06-01T16:15:00Z">
            <w:r w:rsidRPr="0046767E" w:rsidDel="0046767E">
              <w:rPr>
                <w:rFonts w:hint="eastAsia"/>
                <w:rPrChange w:id="470" w:author="Shaoyang Wang" w:date="2017-06-01T16:15:00Z">
                  <w:rPr>
                    <w:rStyle w:val="af2"/>
                    <w:rFonts w:hint="eastAsia"/>
                    <w:noProof/>
                  </w:rPr>
                </w:rPrChange>
              </w:rPr>
              <w:delText>附录</w:delText>
            </w:r>
            <w:r w:rsidRPr="0046767E" w:rsidDel="0046767E">
              <w:rPr>
                <w:rPrChange w:id="471" w:author="Shaoyang Wang" w:date="2017-06-01T16:15:00Z">
                  <w:rPr>
                    <w:rStyle w:val="af2"/>
                    <w:noProof/>
                  </w:rPr>
                </w:rPrChange>
              </w:rPr>
              <w:delText>B</w:delText>
            </w:r>
            <w:r w:rsidDel="0046767E">
              <w:rPr>
                <w:noProof/>
                <w:webHidden/>
              </w:rPr>
              <w:tab/>
              <w:delText>32</w:delText>
            </w:r>
          </w:del>
        </w:p>
        <w:p w14:paraId="38A81F85" w14:textId="77777777" w:rsidR="00DB2996" w:rsidRDefault="00210EEF">
          <w:r>
            <w:rPr>
              <w:b/>
              <w:bCs/>
              <w:lang w:val="zh-CN"/>
            </w:rPr>
            <w:fldChar w:fldCharType="end"/>
          </w:r>
        </w:p>
      </w:sdtContent>
    </w:sdt>
    <w:p w14:paraId="24CE016B" w14:textId="77777777" w:rsidR="00DB2996" w:rsidRDefault="00DB2996">
      <w:pPr>
        <w:pStyle w:val="a4"/>
        <w:tabs>
          <w:tab w:val="left" w:pos="5940"/>
        </w:tabs>
        <w:spacing w:line="360" w:lineRule="auto"/>
        <w:ind w:firstLine="0"/>
        <w:jc w:val="center"/>
        <w:rPr>
          <w:rFonts w:ascii="黑体" w:eastAsia="黑体" w:hAnsi="黑体"/>
          <w:sz w:val="32"/>
          <w:szCs w:val="32"/>
        </w:rPr>
        <w:sectPr w:rsidR="00DB2996">
          <w:headerReference w:type="default" r:id="rId11"/>
          <w:pgSz w:w="11906" w:h="16838"/>
          <w:pgMar w:top="1701" w:right="1134" w:bottom="1418" w:left="1701" w:header="567" w:footer="964" w:gutter="0"/>
          <w:pgNumType w:fmt="upperRoman" w:start="1"/>
          <w:cols w:space="425"/>
          <w:docGrid w:type="lines" w:linePitch="312"/>
        </w:sectPr>
      </w:pPr>
    </w:p>
    <w:p w14:paraId="0E192005" w14:textId="77777777" w:rsidR="00DB2996" w:rsidRDefault="00210EEF">
      <w:pPr>
        <w:pStyle w:val="1"/>
        <w:spacing w:after="312"/>
      </w:pPr>
      <w:bookmarkStart w:id="472" w:name="_Toc484097080"/>
      <w:r>
        <w:rPr>
          <w:rFonts w:hint="eastAsia"/>
        </w:rPr>
        <w:lastRenderedPageBreak/>
        <w:t>绪论</w:t>
      </w:r>
      <w:bookmarkEnd w:id="472"/>
    </w:p>
    <w:p w14:paraId="74EE117E" w14:textId="77777777" w:rsidR="00DB2996" w:rsidRDefault="001A3149">
      <w:pPr>
        <w:pStyle w:val="2"/>
        <w:spacing w:before="156" w:after="156"/>
      </w:pPr>
      <w:bookmarkStart w:id="473" w:name="_Toc484097081"/>
      <w:r>
        <w:rPr>
          <w:rFonts w:hint="eastAsia"/>
        </w:rPr>
        <w:t>研究背景</w:t>
      </w:r>
      <w:bookmarkEnd w:id="473"/>
    </w:p>
    <w:p w14:paraId="6C21F905" w14:textId="26F770E7" w:rsidR="001A3149" w:rsidRDefault="00B305E3" w:rsidP="001A3149">
      <w:pPr>
        <w:pStyle w:val="a0"/>
        <w:ind w:firstLine="480"/>
      </w:pPr>
      <w:r>
        <w:rPr>
          <w:rFonts w:hint="eastAsia"/>
        </w:rPr>
        <w:t>金融产品（股票、外汇等）</w:t>
      </w:r>
      <w:r w:rsidR="005D028F">
        <w:rPr>
          <w:rFonts w:hint="eastAsia"/>
        </w:rPr>
        <w:t>价格的趋势</w:t>
      </w:r>
      <w:r w:rsidR="00572E91">
        <w:rPr>
          <w:rFonts w:hint="eastAsia"/>
        </w:rPr>
        <w:t>问题一直以来都是众多</w:t>
      </w:r>
      <w:ins w:id="474" w:author="Alex Ren" w:date="2017-05-31T19:16:00Z">
        <w:r w:rsidR="004A338F">
          <w:rPr>
            <w:rFonts w:hint="eastAsia"/>
          </w:rPr>
          <w:t>股民</w:t>
        </w:r>
      </w:ins>
      <w:commentRangeStart w:id="475"/>
      <w:del w:id="476" w:author="Alex Ren" w:date="2017-05-31T19:16:00Z">
        <w:r w:rsidR="00572E91" w:rsidDel="004A338F">
          <w:rPr>
            <w:rFonts w:hint="eastAsia"/>
          </w:rPr>
          <w:delText>百姓</w:delText>
        </w:r>
      </w:del>
      <w:r w:rsidR="00572E91">
        <w:rPr>
          <w:rFonts w:hint="eastAsia"/>
        </w:rPr>
        <w:t>、学者、企业、政府非常关心的问题之一，吸引了大量研究者兴趣。许多</w:t>
      </w:r>
      <w:ins w:id="477" w:author="Alex Ren" w:date="2017-05-31T19:16:00Z">
        <w:r w:rsidR="004A338F">
          <w:rPr>
            <w:rFonts w:hint="eastAsia"/>
          </w:rPr>
          <w:t>股民</w:t>
        </w:r>
      </w:ins>
      <w:del w:id="478" w:author="Alex Ren" w:date="2017-05-31T19:16:00Z">
        <w:r w:rsidR="00572E91" w:rsidDel="004A338F">
          <w:rPr>
            <w:rFonts w:hint="eastAsia"/>
          </w:rPr>
          <w:delText>百姓</w:delText>
        </w:r>
      </w:del>
      <w:r w:rsidR="00572E91">
        <w:rPr>
          <w:rFonts w:hint="eastAsia"/>
        </w:rPr>
        <w:t>希望能够精准地把握股票市场的每个走向，在股票的涨跌之间</w:t>
      </w:r>
      <w:ins w:id="479" w:author="Alex Ren" w:date="2017-05-31T19:16:00Z">
        <w:r w:rsidR="004A338F">
          <w:rPr>
            <w:rFonts w:hint="eastAsia"/>
          </w:rPr>
          <w:t>赢取</w:t>
        </w:r>
      </w:ins>
      <w:del w:id="480" w:author="Alex Ren" w:date="2017-05-31T19:16:00Z">
        <w:r w:rsidR="00572E91" w:rsidDel="004A338F">
          <w:rPr>
            <w:rFonts w:hint="eastAsia"/>
          </w:rPr>
          <w:delText>捞取</w:delText>
        </w:r>
      </w:del>
      <w:r w:rsidR="00572E91">
        <w:rPr>
          <w:rFonts w:hint="eastAsia"/>
        </w:rPr>
        <w:t>财富</w:t>
      </w:r>
      <w:del w:id="481" w:author="Alex Ren" w:date="2017-05-31T19:16:00Z">
        <w:r w:rsidR="00572E91" w:rsidDel="004A338F">
          <w:rPr>
            <w:rFonts w:hint="eastAsia"/>
          </w:rPr>
          <w:delText>，让自己赚个盆满钵满</w:delText>
        </w:r>
      </w:del>
      <w:commentRangeEnd w:id="475"/>
      <w:r w:rsidR="004A338F">
        <w:rPr>
          <w:rStyle w:val="aff5"/>
        </w:rPr>
        <w:commentReference w:id="475"/>
      </w:r>
      <w:r w:rsidR="00572E91">
        <w:rPr>
          <w:rFonts w:hint="eastAsia"/>
        </w:rPr>
        <w:t>；学者们希望早日攻破股票趋势预测这一难题，总结出理论，建立起科学研究和实际问题间的联系；企业希望</w:t>
      </w:r>
      <w:r w:rsidR="003541E4">
        <w:rPr>
          <w:rFonts w:hint="eastAsia"/>
        </w:rPr>
        <w:t>尽早获取股票趋势的情报，在竞争中先别人一步，获取优势；政府希望根据预测，提前制定方案，更有效地进行市场的调控。</w:t>
      </w:r>
    </w:p>
    <w:p w14:paraId="6E5B2488" w14:textId="77777777" w:rsidR="003541E4" w:rsidRDefault="003541E4" w:rsidP="001A3149">
      <w:pPr>
        <w:pStyle w:val="a0"/>
        <w:ind w:firstLine="480"/>
      </w:pPr>
      <w:r>
        <w:rPr>
          <w:rFonts w:hint="eastAsia"/>
        </w:rPr>
        <w:t>近些年，诸如</w:t>
      </w:r>
      <w:r w:rsidR="006059E0">
        <w:rPr>
          <w:rFonts w:hint="eastAsia"/>
        </w:rPr>
        <w:t>“</w:t>
      </w:r>
      <w:r>
        <w:rPr>
          <w:rFonts w:hint="eastAsia"/>
        </w:rPr>
        <w:t>微博</w:t>
      </w:r>
      <w:r w:rsidR="006059E0">
        <w:rPr>
          <w:rFonts w:hint="eastAsia"/>
        </w:rPr>
        <w:t>”</w:t>
      </w:r>
      <w:r>
        <w:rPr>
          <w:rFonts w:hint="eastAsia"/>
        </w:rPr>
        <w:t>、</w:t>
      </w:r>
      <w:r w:rsidR="006059E0">
        <w:rPr>
          <w:rFonts w:hint="eastAsia"/>
        </w:rPr>
        <w:t>“微信”</w:t>
      </w:r>
      <w:r>
        <w:rPr>
          <w:rFonts w:hint="eastAsia"/>
        </w:rPr>
        <w:t>等</w:t>
      </w:r>
      <w:r>
        <w:rPr>
          <w:rFonts w:hint="eastAsia"/>
        </w:rPr>
        <w:t>SNS</w:t>
      </w:r>
      <w:r>
        <w:rPr>
          <w:rFonts w:hint="eastAsia"/>
        </w:rPr>
        <w:t>网站和服务迅速崛起</w:t>
      </w:r>
      <w:r w:rsidR="006059E0">
        <w:rPr>
          <w:rFonts w:hint="eastAsia"/>
        </w:rPr>
        <w:t>，“腾讯新闻”、“华尔街日报”等资讯类网站纷纷开辟用户评论的版块，“知乎”、“百度知道”等知识分享类的网站</w:t>
      </w:r>
      <w:r w:rsidR="0071121D">
        <w:rPr>
          <w:rFonts w:hint="eastAsia"/>
        </w:rPr>
        <w:t>也开始流行。大量网民在这些网站上获取别人留下的信息，有时也分享自己的观点。在这网络时代，政府和企业也跟随时代的潮流，在互联网上公布政策和企业经营状况的信息。</w:t>
      </w:r>
      <w:r w:rsidR="00835B5F">
        <w:rPr>
          <w:rFonts w:hint="eastAsia"/>
        </w:rPr>
        <w:t>从</w:t>
      </w:r>
      <w:r w:rsidR="0071121D">
        <w:rPr>
          <w:rFonts w:hint="eastAsia"/>
        </w:rPr>
        <w:t>互联网上这些大量的信息、</w:t>
      </w:r>
      <w:del w:id="482" w:author="王勖" w:date="2017-05-26T19:06:00Z">
        <w:r w:rsidR="0071121D" w:rsidDel="007D101B">
          <w:rPr>
            <w:rFonts w:hint="eastAsia"/>
          </w:rPr>
          <w:delText>大量的</w:delText>
        </w:r>
      </w:del>
      <w:r w:rsidR="0071121D">
        <w:rPr>
          <w:rFonts w:hint="eastAsia"/>
        </w:rPr>
        <w:t>数据</w:t>
      </w:r>
      <w:r w:rsidR="00835B5F">
        <w:rPr>
          <w:rFonts w:hint="eastAsia"/>
        </w:rPr>
        <w:t>中，可以梳理出民众对于一些股票的想法、对于股票涨跌的判断，而民众依据自己的判断买入或卖出股票，反过来又影响了这些股票</w:t>
      </w:r>
      <w:r w:rsidR="00EE56D1">
        <w:rPr>
          <w:rFonts w:hint="eastAsia"/>
        </w:rPr>
        <w:t>的</w:t>
      </w:r>
      <w:r w:rsidR="00835B5F">
        <w:rPr>
          <w:rFonts w:hint="eastAsia"/>
        </w:rPr>
        <w:t>涨跌。</w:t>
      </w:r>
    </w:p>
    <w:p w14:paraId="39956F04" w14:textId="77777777" w:rsidR="00835B5F" w:rsidRDefault="00EE56D1" w:rsidP="001A3149">
      <w:pPr>
        <w:pStyle w:val="a0"/>
        <w:ind w:firstLine="480"/>
      </w:pPr>
      <w:r>
        <w:rPr>
          <w:rFonts w:hint="eastAsia"/>
        </w:rPr>
        <w:t>在计算机领域内，各种与机器学习算法相关的研究正在进行，一部分研究将这些算法用来解决实际的问题。</w:t>
      </w:r>
      <w:r w:rsidR="00AE120B">
        <w:rPr>
          <w:rFonts w:hint="eastAsia"/>
        </w:rPr>
        <w:t>许多机器学习算法的目标是通过在大数据集的训练，使计算机可以模拟人类的学习行为，建立知识。</w:t>
      </w:r>
      <w:r w:rsidR="008B60B3">
        <w:rPr>
          <w:rFonts w:hint="eastAsia"/>
        </w:rPr>
        <w:t>由于训练的数据集经常很大，基于</w:t>
      </w:r>
      <w:r w:rsidR="008B60B3">
        <w:rPr>
          <w:rFonts w:hint="eastAsia"/>
        </w:rPr>
        <w:t>CUDA</w:t>
      </w:r>
      <w:r w:rsidR="008B60B3">
        <w:rPr>
          <w:rFonts w:hint="eastAsia"/>
        </w:rPr>
        <w:t>的并行计算模型也常用于机器学习的算法中。</w:t>
      </w:r>
    </w:p>
    <w:p w14:paraId="34D0BECD" w14:textId="77777777" w:rsidR="002A21B3" w:rsidRPr="001A3149" w:rsidRDefault="002A21B3" w:rsidP="001A3149">
      <w:pPr>
        <w:pStyle w:val="a0"/>
        <w:ind w:firstLine="480"/>
      </w:pPr>
      <w:r>
        <w:rPr>
          <w:rFonts w:hint="eastAsia"/>
        </w:rPr>
        <w:t>本论文希望通过对舆情大数据和</w:t>
      </w:r>
      <w:r w:rsidR="007E19EB">
        <w:rPr>
          <w:rFonts w:hint="eastAsia"/>
        </w:rPr>
        <w:t>基于</w:t>
      </w:r>
      <w:r w:rsidR="007E19EB">
        <w:rPr>
          <w:rFonts w:hint="eastAsia"/>
        </w:rPr>
        <w:t>CUDA</w:t>
      </w:r>
      <w:r w:rsidR="007E19EB">
        <w:rPr>
          <w:rFonts w:hint="eastAsia"/>
        </w:rPr>
        <w:t>的</w:t>
      </w:r>
      <w:r>
        <w:rPr>
          <w:rFonts w:hint="eastAsia"/>
        </w:rPr>
        <w:t>遗传算法、人工神经网络这两种机器学习算法的研究，</w:t>
      </w:r>
      <w:r w:rsidR="00D238BC">
        <w:rPr>
          <w:rFonts w:hint="eastAsia"/>
        </w:rPr>
        <w:t>得出一套能够用于预测股票趋势的</w:t>
      </w:r>
      <w:r w:rsidR="00E117E9">
        <w:rPr>
          <w:rFonts w:hint="eastAsia"/>
        </w:rPr>
        <w:t>模型</w:t>
      </w:r>
      <w:r w:rsidR="006F1E4B">
        <w:rPr>
          <w:rFonts w:hint="eastAsia"/>
        </w:rPr>
        <w:t>，用户</w:t>
      </w:r>
      <w:r w:rsidR="006F1E4B" w:rsidRPr="006F1E4B">
        <w:rPr>
          <w:rFonts w:hint="eastAsia"/>
        </w:rPr>
        <w:t>可以据此</w:t>
      </w:r>
      <w:r w:rsidR="006F1E4B">
        <w:rPr>
          <w:rFonts w:hint="eastAsia"/>
        </w:rPr>
        <w:t>以预测股票市场的动向，并为根据舆情数据</w:t>
      </w:r>
      <w:r w:rsidR="008868E7">
        <w:rPr>
          <w:rFonts w:hint="eastAsia"/>
        </w:rPr>
        <w:t>来</w:t>
      </w:r>
      <w:r w:rsidR="006F1E4B">
        <w:rPr>
          <w:rFonts w:hint="eastAsia"/>
        </w:rPr>
        <w:t>预测股票涨跌</w:t>
      </w:r>
      <w:r w:rsidR="008868E7">
        <w:rPr>
          <w:rFonts w:hint="eastAsia"/>
        </w:rPr>
        <w:t>的问题</w:t>
      </w:r>
      <w:r w:rsidR="006F1E4B" w:rsidRPr="006F1E4B">
        <w:rPr>
          <w:rFonts w:hint="eastAsia"/>
        </w:rPr>
        <w:t>提供解决方案。</w:t>
      </w:r>
    </w:p>
    <w:p w14:paraId="473489DA" w14:textId="77777777" w:rsidR="00DB2996" w:rsidRDefault="00210EEF">
      <w:pPr>
        <w:pStyle w:val="2"/>
        <w:spacing w:before="156" w:after="156"/>
      </w:pPr>
      <w:bookmarkStart w:id="483" w:name="_Toc484097082"/>
      <w:r>
        <w:rPr>
          <w:rFonts w:hint="eastAsia"/>
        </w:rPr>
        <w:t>国内外研究现状</w:t>
      </w:r>
      <w:bookmarkEnd w:id="483"/>
    </w:p>
    <w:p w14:paraId="45993FB2" w14:textId="77777777" w:rsidR="00DB2996" w:rsidRDefault="00210EEF" w:rsidP="002F0DCD">
      <w:pPr>
        <w:pStyle w:val="3"/>
        <w:spacing w:before="156" w:after="156"/>
        <w:ind w:leftChars="100" w:left="180"/>
      </w:pPr>
      <w:bookmarkStart w:id="484" w:name="_Toc484097083"/>
      <w:r>
        <w:rPr>
          <w:rFonts w:hint="eastAsia"/>
        </w:rPr>
        <w:t>国外研究及应用现状</w:t>
      </w:r>
      <w:bookmarkEnd w:id="484"/>
    </w:p>
    <w:p w14:paraId="232D5ECA" w14:textId="77777777" w:rsidR="00DB2996" w:rsidRDefault="00CB7C24" w:rsidP="002F0DCD">
      <w:pPr>
        <w:pStyle w:val="a0"/>
        <w:ind w:leftChars="100" w:left="180" w:firstLine="480"/>
      </w:pPr>
      <w:r>
        <w:rPr>
          <w:rFonts w:hint="eastAsia"/>
        </w:rPr>
        <w:t>由于股票市场预测在商业上有着极具吸引力的好处，所以</w:t>
      </w:r>
      <w:r w:rsidR="001B096E">
        <w:rPr>
          <w:rFonts w:hint="eastAsia"/>
        </w:rPr>
        <w:t>在近几年</w:t>
      </w:r>
      <w:r>
        <w:rPr>
          <w:rFonts w:hint="eastAsia"/>
        </w:rPr>
        <w:t>成为了最热门的研究领域之一</w:t>
      </w:r>
      <w:r w:rsidRPr="00794F30">
        <w:rPr>
          <w:rFonts w:hint="eastAsia"/>
          <w:vertAlign w:val="superscript"/>
        </w:rPr>
        <w:t>[</w:t>
      </w:r>
      <w:r w:rsidR="00794F30" w:rsidRPr="00794F30">
        <w:rPr>
          <w:vertAlign w:val="superscript"/>
        </w:rPr>
        <w:t>1</w:t>
      </w:r>
      <w:r w:rsidRPr="00794F30">
        <w:rPr>
          <w:rFonts w:hint="eastAsia"/>
          <w:vertAlign w:val="superscript"/>
        </w:rPr>
        <w:t>]</w:t>
      </w:r>
      <w:r>
        <w:rPr>
          <w:rFonts w:hint="eastAsia"/>
        </w:rPr>
        <w:t>。不幸的是，股票市场在本质上是复杂的、动态的和混乱的</w:t>
      </w:r>
      <w:r w:rsidRPr="00794F30">
        <w:rPr>
          <w:rFonts w:hint="eastAsia"/>
          <w:vertAlign w:val="superscript"/>
        </w:rPr>
        <w:t>[</w:t>
      </w:r>
      <w:r w:rsidR="00794F30" w:rsidRPr="00794F30">
        <w:rPr>
          <w:vertAlign w:val="superscript"/>
        </w:rPr>
        <w:t>2</w:t>
      </w:r>
      <w:r w:rsidRPr="00794F30">
        <w:rPr>
          <w:rFonts w:hint="eastAsia"/>
          <w:vertAlign w:val="superscript"/>
        </w:rPr>
        <w:t>]</w:t>
      </w:r>
      <w:r>
        <w:rPr>
          <w:rFonts w:hint="eastAsia"/>
        </w:rPr>
        <w:t>。</w:t>
      </w:r>
      <w:r w:rsidR="00BA05B0">
        <w:rPr>
          <w:rFonts w:hint="eastAsia"/>
        </w:rPr>
        <w:t>一般来说有三种关于这种预测的学术观点：</w:t>
      </w:r>
    </w:p>
    <w:p w14:paraId="1E9A3E08" w14:textId="140BCA7E" w:rsidR="00BA05B0" w:rsidRDefault="00BA05B0" w:rsidP="00560BA9">
      <w:pPr>
        <w:pStyle w:val="a0"/>
        <w:numPr>
          <w:ilvl w:val="0"/>
          <w:numId w:val="11"/>
        </w:numPr>
        <w:ind w:firstLineChars="0"/>
      </w:pPr>
      <w:r>
        <w:rPr>
          <w:rFonts w:hint="eastAsia"/>
        </w:rPr>
        <w:t>第一种学派认为，基于历史和现在的信息，投资者不可能稳定地获得超过交易</w:t>
      </w:r>
      <w:r>
        <w:rPr>
          <w:rFonts w:hint="eastAsia"/>
        </w:rPr>
        <w:lastRenderedPageBreak/>
        <w:t>获利平均值的利益。这种学派的支持理论包括</w:t>
      </w:r>
      <w:r>
        <w:rPr>
          <w:rFonts w:hint="eastAsia"/>
        </w:rPr>
        <w:t>Random</w:t>
      </w:r>
      <w:r>
        <w:t xml:space="preserve"> </w:t>
      </w:r>
      <w:r>
        <w:rPr>
          <w:rFonts w:hint="eastAsia"/>
        </w:rPr>
        <w:t>Walk</w:t>
      </w:r>
      <w:r>
        <w:t xml:space="preserve"> </w:t>
      </w:r>
      <w:r>
        <w:rPr>
          <w:rFonts w:hint="eastAsia"/>
        </w:rPr>
        <w:t>Hypothesis</w:t>
      </w:r>
      <w:r>
        <w:rPr>
          <w:rFonts w:hint="eastAsia"/>
        </w:rPr>
        <w:t>和</w:t>
      </w:r>
      <w:r>
        <w:rPr>
          <w:rFonts w:hint="eastAsia"/>
        </w:rPr>
        <w:t>Efficient</w:t>
      </w:r>
      <w:r>
        <w:t xml:space="preserve"> </w:t>
      </w:r>
      <w:r>
        <w:rPr>
          <w:rFonts w:hint="eastAsia"/>
        </w:rPr>
        <w:t>Market</w:t>
      </w:r>
      <w:r>
        <w:t xml:space="preserve"> </w:t>
      </w:r>
      <w:r>
        <w:rPr>
          <w:rFonts w:hint="eastAsia"/>
        </w:rPr>
        <w:t>Hypothesis</w:t>
      </w:r>
      <w:r w:rsidR="00FB7D3A" w:rsidRPr="00794F30">
        <w:rPr>
          <w:vertAlign w:val="superscript"/>
        </w:rPr>
        <w:t>[</w:t>
      </w:r>
      <w:r w:rsidR="00794F30" w:rsidRPr="00794F30">
        <w:rPr>
          <w:vertAlign w:val="superscript"/>
        </w:rPr>
        <w:t>3</w:t>
      </w:r>
      <w:r w:rsidR="00FB7D3A" w:rsidRPr="00794F30">
        <w:rPr>
          <w:vertAlign w:val="superscript"/>
        </w:rPr>
        <w:t>]</w:t>
      </w:r>
      <w:r w:rsidR="00FB7D3A">
        <w:rPr>
          <w:rFonts w:hint="eastAsia"/>
        </w:rPr>
        <w:t>，</w:t>
      </w:r>
      <w:r w:rsidR="00B82E19">
        <w:rPr>
          <w:rFonts w:hint="eastAsia"/>
        </w:rPr>
        <w:t>学者</w:t>
      </w:r>
      <w:r w:rsidR="00560BA9" w:rsidRPr="00560BA9">
        <w:t>Taylor</w:t>
      </w:r>
      <w:r w:rsidR="00FB7D3A" w:rsidRPr="00794F30">
        <w:rPr>
          <w:rFonts w:hint="eastAsia"/>
          <w:vertAlign w:val="superscript"/>
        </w:rPr>
        <w:t>[</w:t>
      </w:r>
      <w:r w:rsidR="00794F30" w:rsidRPr="00794F30">
        <w:rPr>
          <w:vertAlign w:val="superscript"/>
        </w:rPr>
        <w:t>4</w:t>
      </w:r>
      <w:r w:rsidR="00FB7D3A" w:rsidRPr="00794F30">
        <w:rPr>
          <w:rFonts w:hint="eastAsia"/>
          <w:vertAlign w:val="superscript"/>
        </w:rPr>
        <w:t>]</w:t>
      </w:r>
      <w:r w:rsidR="00FB7D3A">
        <w:rPr>
          <w:rFonts w:hint="eastAsia"/>
        </w:rPr>
        <w:t>也对这些理论提供了证据。</w:t>
      </w:r>
    </w:p>
    <w:p w14:paraId="1E4A79CC" w14:textId="77777777" w:rsidR="00FB7D3A" w:rsidRDefault="00FB7D3A" w:rsidP="00FB7D3A">
      <w:pPr>
        <w:pStyle w:val="a0"/>
        <w:numPr>
          <w:ilvl w:val="0"/>
          <w:numId w:val="11"/>
        </w:numPr>
        <w:ind w:firstLineChars="0"/>
      </w:pPr>
      <w:r>
        <w:rPr>
          <w:rFonts w:hint="eastAsia"/>
        </w:rPr>
        <w:t>第二种学派认为，可以通过作基础分析，对各种宏观经济因素进行深入研究，研究</w:t>
      </w:r>
      <w:r w:rsidRPr="00FB7D3A">
        <w:t>有关行业的财务状况和业绩</w:t>
      </w:r>
      <w:r>
        <w:rPr>
          <w:rFonts w:hint="eastAsia"/>
        </w:rPr>
        <w:t>，从而发现各因素与股票趋势之间的联系</w:t>
      </w:r>
      <w:r w:rsidRPr="001B096E">
        <w:rPr>
          <w:rFonts w:hint="eastAsia"/>
          <w:vertAlign w:val="superscript"/>
        </w:rPr>
        <w:t>[</w:t>
      </w:r>
      <w:r w:rsidR="00283C6E">
        <w:rPr>
          <w:vertAlign w:val="superscript"/>
        </w:rPr>
        <w:t>1</w:t>
      </w:r>
      <w:r w:rsidRPr="001B096E">
        <w:rPr>
          <w:rFonts w:hint="eastAsia"/>
          <w:vertAlign w:val="superscript"/>
        </w:rPr>
        <w:t>]</w:t>
      </w:r>
    </w:p>
    <w:p w14:paraId="2A2F4620" w14:textId="77777777" w:rsidR="00FB7D3A" w:rsidRPr="001B096E" w:rsidRDefault="00FB7D3A" w:rsidP="00FB7D3A">
      <w:pPr>
        <w:pStyle w:val="a0"/>
        <w:numPr>
          <w:ilvl w:val="0"/>
          <w:numId w:val="11"/>
        </w:numPr>
        <w:ind w:firstLineChars="0"/>
      </w:pPr>
      <w:r>
        <w:rPr>
          <w:rFonts w:hint="eastAsia"/>
        </w:rPr>
        <w:t>第三种</w:t>
      </w:r>
      <w:r w:rsidR="00CA69B6">
        <w:rPr>
          <w:rFonts w:hint="eastAsia"/>
        </w:rPr>
        <w:t>学派为各种金融数据建立模型来做预测。许多基于人工神经网络的模型使用历史和现在的数据来预测未来的股票趋势，人工神经网络由于其能以高精度逼近任意非线性函数而越来越受到欢迎</w:t>
      </w:r>
      <w:r w:rsidR="00CA69B6" w:rsidRPr="001B096E">
        <w:rPr>
          <w:rFonts w:hint="eastAsia"/>
          <w:vertAlign w:val="superscript"/>
        </w:rPr>
        <w:t>[</w:t>
      </w:r>
      <w:r w:rsidR="001B096E" w:rsidRPr="001B096E">
        <w:rPr>
          <w:vertAlign w:val="superscript"/>
        </w:rPr>
        <w:t>6</w:t>
      </w:r>
      <w:r w:rsidR="00CA69B6" w:rsidRPr="001B096E">
        <w:rPr>
          <w:rFonts w:hint="eastAsia"/>
          <w:vertAlign w:val="superscript"/>
        </w:rPr>
        <w:t>]</w:t>
      </w:r>
    </w:p>
    <w:p w14:paraId="72A20A3F" w14:textId="77777777" w:rsidR="001B096E" w:rsidRPr="00966A94" w:rsidRDefault="00966A94" w:rsidP="00966A94">
      <w:pPr>
        <w:pStyle w:val="a0"/>
        <w:ind w:left="270" w:firstLine="480"/>
      </w:pPr>
      <w:r>
        <w:rPr>
          <w:rFonts w:hint="eastAsia"/>
        </w:rPr>
        <w:t>目前已经存在许多方案来预测股票趋势，比如</w:t>
      </w:r>
      <w:r>
        <w:rPr>
          <w:rFonts w:hint="eastAsia"/>
        </w:rPr>
        <w:t>Clements</w:t>
      </w:r>
      <w:r>
        <w:rPr>
          <w:rFonts w:hint="eastAsia"/>
        </w:rPr>
        <w:t>和</w:t>
      </w:r>
      <w:r>
        <w:rPr>
          <w:rFonts w:hint="eastAsia"/>
        </w:rPr>
        <w:t>Hendry</w:t>
      </w:r>
      <w:r w:rsidR="00AB3626">
        <w:rPr>
          <w:rFonts w:hint="eastAsia"/>
        </w:rPr>
        <w:t>等</w:t>
      </w:r>
      <w:r>
        <w:rPr>
          <w:rFonts w:hint="eastAsia"/>
        </w:rPr>
        <w:t>在</w:t>
      </w:r>
      <w:r>
        <w:rPr>
          <w:rFonts w:hint="eastAsia"/>
        </w:rPr>
        <w:t>2009</w:t>
      </w:r>
      <w:r>
        <w:rPr>
          <w:rFonts w:hint="eastAsia"/>
        </w:rPr>
        <w:t>年实现的线性回归算法</w:t>
      </w:r>
      <w:r w:rsidRPr="00812A4D">
        <w:rPr>
          <w:rFonts w:hint="eastAsia"/>
          <w:vertAlign w:val="superscript"/>
        </w:rPr>
        <w:t>[</w:t>
      </w:r>
      <w:r w:rsidRPr="00812A4D">
        <w:rPr>
          <w:vertAlign w:val="superscript"/>
        </w:rPr>
        <w:t>7</w:t>
      </w:r>
      <w:r w:rsidRPr="00812A4D">
        <w:rPr>
          <w:rFonts w:hint="eastAsia"/>
          <w:vertAlign w:val="superscript"/>
        </w:rPr>
        <w:t>]</w:t>
      </w:r>
      <w:r>
        <w:rPr>
          <w:rFonts w:hint="eastAsia"/>
        </w:rPr>
        <w:t>、</w:t>
      </w:r>
      <w:r>
        <w:rPr>
          <w:rFonts w:hint="eastAsia"/>
        </w:rPr>
        <w:t>Kara</w:t>
      </w:r>
      <w:r w:rsidR="00AB3626">
        <w:rPr>
          <w:rFonts w:hint="eastAsia"/>
        </w:rPr>
        <w:t>等</w:t>
      </w:r>
      <w:r>
        <w:rPr>
          <w:rFonts w:hint="eastAsia"/>
        </w:rPr>
        <w:t>在</w:t>
      </w:r>
      <w:r>
        <w:rPr>
          <w:rFonts w:hint="eastAsia"/>
        </w:rPr>
        <w:t>2011</w:t>
      </w:r>
      <w:r>
        <w:rPr>
          <w:rFonts w:hint="eastAsia"/>
        </w:rPr>
        <w:t>年实现的人工神经网络</w:t>
      </w:r>
      <w:r w:rsidRPr="00812A4D">
        <w:rPr>
          <w:rFonts w:hint="eastAsia"/>
          <w:vertAlign w:val="superscript"/>
        </w:rPr>
        <w:t>[</w:t>
      </w:r>
      <w:r w:rsidRPr="00812A4D">
        <w:rPr>
          <w:vertAlign w:val="superscript"/>
        </w:rPr>
        <w:t>8</w:t>
      </w:r>
      <w:r w:rsidRPr="00812A4D">
        <w:rPr>
          <w:rFonts w:hint="eastAsia"/>
          <w:vertAlign w:val="superscript"/>
        </w:rPr>
        <w:t>]</w:t>
      </w:r>
      <w:r>
        <w:rPr>
          <w:rFonts w:hint="eastAsia"/>
        </w:rPr>
        <w:t>、</w:t>
      </w:r>
      <w:r>
        <w:rPr>
          <w:rFonts w:hint="eastAsia"/>
        </w:rPr>
        <w:t>Nayak</w:t>
      </w:r>
      <w:r w:rsidR="00AB3626">
        <w:rPr>
          <w:rFonts w:hint="eastAsia"/>
        </w:rPr>
        <w:t>等</w:t>
      </w:r>
      <w:r>
        <w:rPr>
          <w:rFonts w:hint="eastAsia"/>
        </w:rPr>
        <w:t>在</w:t>
      </w:r>
      <w:r>
        <w:rPr>
          <w:rFonts w:hint="eastAsia"/>
        </w:rPr>
        <w:t>2012</w:t>
      </w:r>
      <w:r>
        <w:rPr>
          <w:rFonts w:hint="eastAsia"/>
        </w:rPr>
        <w:t>年实现的遗传算法</w:t>
      </w:r>
      <w:r w:rsidRPr="00812A4D">
        <w:rPr>
          <w:rFonts w:hint="eastAsia"/>
          <w:vertAlign w:val="superscript"/>
        </w:rPr>
        <w:t>[</w:t>
      </w:r>
      <w:r w:rsidRPr="00812A4D">
        <w:rPr>
          <w:vertAlign w:val="superscript"/>
        </w:rPr>
        <w:t>9</w:t>
      </w:r>
      <w:r w:rsidRPr="00812A4D">
        <w:rPr>
          <w:rFonts w:hint="eastAsia"/>
          <w:vertAlign w:val="superscript"/>
        </w:rPr>
        <w:t>]</w:t>
      </w:r>
      <w:r>
        <w:rPr>
          <w:rFonts w:hint="eastAsia"/>
        </w:rPr>
        <w:t>、</w:t>
      </w:r>
      <w:r>
        <w:rPr>
          <w:rFonts w:hint="eastAsia"/>
        </w:rPr>
        <w:t>Q. Wen</w:t>
      </w:r>
      <w:r w:rsidR="00AB3626">
        <w:rPr>
          <w:rFonts w:hint="eastAsia"/>
        </w:rPr>
        <w:t>等</w:t>
      </w:r>
      <w:r>
        <w:rPr>
          <w:rFonts w:hint="eastAsia"/>
        </w:rPr>
        <w:t>在</w:t>
      </w:r>
      <w:r>
        <w:rPr>
          <w:rFonts w:hint="eastAsia"/>
        </w:rPr>
        <w:t>2010</w:t>
      </w:r>
      <w:r>
        <w:rPr>
          <w:rFonts w:hint="eastAsia"/>
        </w:rPr>
        <w:t>年实现的支持向量机</w:t>
      </w:r>
      <w:r w:rsidRPr="00812A4D">
        <w:rPr>
          <w:rFonts w:hint="eastAsia"/>
          <w:vertAlign w:val="superscript"/>
        </w:rPr>
        <w:t>[</w:t>
      </w:r>
      <w:r w:rsidRPr="00812A4D">
        <w:rPr>
          <w:vertAlign w:val="superscript"/>
        </w:rPr>
        <w:t>10</w:t>
      </w:r>
      <w:r w:rsidRPr="00812A4D">
        <w:rPr>
          <w:rFonts w:hint="eastAsia"/>
          <w:vertAlign w:val="superscript"/>
        </w:rPr>
        <w:t>]</w:t>
      </w:r>
      <w:r>
        <w:rPr>
          <w:rFonts w:hint="eastAsia"/>
        </w:rPr>
        <w:t>等等。</w:t>
      </w:r>
    </w:p>
    <w:p w14:paraId="4D6FFDCF" w14:textId="77777777" w:rsidR="00DB2996" w:rsidRDefault="00210EEF" w:rsidP="002F0DCD">
      <w:pPr>
        <w:pStyle w:val="3"/>
        <w:spacing w:before="156" w:after="156"/>
        <w:ind w:leftChars="100" w:left="180"/>
      </w:pPr>
      <w:bookmarkStart w:id="485" w:name="_Toc484097084"/>
      <w:r>
        <w:rPr>
          <w:rFonts w:hint="eastAsia"/>
        </w:rPr>
        <w:t>国内研究及应用现状</w:t>
      </w:r>
      <w:bookmarkEnd w:id="485"/>
    </w:p>
    <w:p w14:paraId="5C68CFD4" w14:textId="43451999" w:rsidR="00DB2996" w:rsidRDefault="00AA0F2D">
      <w:pPr>
        <w:pStyle w:val="a0"/>
        <w:ind w:firstLine="480"/>
      </w:pPr>
      <w:r>
        <w:rPr>
          <w:rFonts w:hint="eastAsia"/>
        </w:rPr>
        <w:t>在国内，</w:t>
      </w:r>
      <w:r w:rsidR="00AB3626">
        <w:rPr>
          <w:rFonts w:hint="eastAsia"/>
        </w:rPr>
        <w:t>对股票趋势问题的研究也</w:t>
      </w:r>
      <w:r w:rsidR="00991595">
        <w:rPr>
          <w:rFonts w:hint="eastAsia"/>
        </w:rPr>
        <w:t>很多</w:t>
      </w:r>
      <w:r w:rsidR="00AB3626">
        <w:rPr>
          <w:rFonts w:hint="eastAsia"/>
        </w:rPr>
        <w:t>，</w:t>
      </w:r>
      <w:r w:rsidR="00AB3626" w:rsidRPr="00AB3626">
        <w:t>吉根林</w:t>
      </w:r>
      <w:r w:rsidR="00AB3626">
        <w:rPr>
          <w:rFonts w:hint="eastAsia"/>
        </w:rPr>
        <w:t>等在</w:t>
      </w:r>
      <w:r w:rsidR="00AB3626">
        <w:rPr>
          <w:rFonts w:hint="eastAsia"/>
        </w:rPr>
        <w:t>2002</w:t>
      </w:r>
      <w:r w:rsidR="00AB3626">
        <w:rPr>
          <w:rFonts w:hint="eastAsia"/>
        </w:rPr>
        <w:t>年实现了基于人机交互的遗传算法用来挖掘股票投资的风险规则</w:t>
      </w:r>
      <w:r w:rsidR="00AB3626" w:rsidRPr="001648E3">
        <w:rPr>
          <w:rFonts w:hint="eastAsia"/>
          <w:vertAlign w:val="superscript"/>
        </w:rPr>
        <w:t>[</w:t>
      </w:r>
      <w:r w:rsidR="00AB3626" w:rsidRPr="001648E3">
        <w:rPr>
          <w:vertAlign w:val="superscript"/>
        </w:rPr>
        <w:t>11</w:t>
      </w:r>
      <w:r w:rsidR="00AB3626" w:rsidRPr="001648E3">
        <w:rPr>
          <w:rFonts w:hint="eastAsia"/>
          <w:vertAlign w:val="superscript"/>
        </w:rPr>
        <w:t>]</w:t>
      </w:r>
      <w:r w:rsidR="00AB3626">
        <w:rPr>
          <w:rFonts w:hint="eastAsia"/>
        </w:rPr>
        <w:t>，</w:t>
      </w:r>
      <w:r w:rsidR="00AB3626" w:rsidRPr="00AB3626">
        <w:t>卢琇泽</w:t>
      </w:r>
      <w:r w:rsidR="00AB3626">
        <w:rPr>
          <w:rFonts w:hint="eastAsia"/>
        </w:rPr>
        <w:t>等在</w:t>
      </w:r>
      <w:r w:rsidR="00AB3626">
        <w:rPr>
          <w:rFonts w:hint="eastAsia"/>
        </w:rPr>
        <w:t>2010</w:t>
      </w:r>
      <w:r w:rsidR="00AB3626">
        <w:rPr>
          <w:rFonts w:hint="eastAsia"/>
        </w:rPr>
        <w:t>年提出了一种后向传播的仍公司将网络模型并应用在了股市分析上</w:t>
      </w:r>
      <w:r w:rsidR="00AB3626" w:rsidRPr="001648E3">
        <w:rPr>
          <w:rFonts w:hint="eastAsia"/>
          <w:vertAlign w:val="superscript"/>
        </w:rPr>
        <w:t>[</w:t>
      </w:r>
      <w:r w:rsidR="00AB3626" w:rsidRPr="001648E3">
        <w:rPr>
          <w:vertAlign w:val="superscript"/>
        </w:rPr>
        <w:t>12</w:t>
      </w:r>
      <w:r w:rsidR="00AB3626" w:rsidRPr="001648E3">
        <w:rPr>
          <w:rFonts w:hint="eastAsia"/>
          <w:vertAlign w:val="superscript"/>
        </w:rPr>
        <w:t>]</w:t>
      </w:r>
      <w:r w:rsidR="00AB3626">
        <w:rPr>
          <w:rFonts w:hint="eastAsia"/>
        </w:rPr>
        <w:t>，</w:t>
      </w:r>
      <w:r w:rsidR="00AB3626" w:rsidRPr="00AB3626">
        <w:t>张炜</w:t>
      </w:r>
      <w:r w:rsidR="00AB3626">
        <w:rPr>
          <w:rFonts w:hint="eastAsia"/>
        </w:rPr>
        <w:t>等在</w:t>
      </w:r>
      <w:r w:rsidR="00AB3626">
        <w:rPr>
          <w:rFonts w:hint="eastAsia"/>
        </w:rPr>
        <w:t>2015</w:t>
      </w:r>
      <w:r w:rsidR="00AB3626">
        <w:rPr>
          <w:rFonts w:hint="eastAsia"/>
        </w:rPr>
        <w:t>年提出了一种基于</w:t>
      </w:r>
      <w:r w:rsidR="00AB3626" w:rsidRPr="00AB3626">
        <w:t>遗传算法的粗糙集属性约简方法</w:t>
      </w:r>
      <w:r w:rsidR="00AB3626">
        <w:rPr>
          <w:rFonts w:hint="eastAsia"/>
        </w:rPr>
        <w:t>的股票预测模型</w:t>
      </w:r>
      <w:r w:rsidR="00AB3626" w:rsidRPr="001648E3">
        <w:rPr>
          <w:rFonts w:hint="eastAsia"/>
          <w:vertAlign w:val="superscript"/>
        </w:rPr>
        <w:t>[</w:t>
      </w:r>
      <w:r w:rsidR="00AB3626" w:rsidRPr="001648E3">
        <w:rPr>
          <w:vertAlign w:val="superscript"/>
        </w:rPr>
        <w:t>13</w:t>
      </w:r>
      <w:r w:rsidR="00AB3626" w:rsidRPr="001648E3">
        <w:rPr>
          <w:rFonts w:hint="eastAsia"/>
          <w:vertAlign w:val="superscript"/>
        </w:rPr>
        <w:t>]</w:t>
      </w:r>
      <w:r w:rsidR="00AB3626">
        <w:rPr>
          <w:rFonts w:hint="eastAsia"/>
        </w:rPr>
        <w:t>。</w:t>
      </w:r>
    </w:p>
    <w:p w14:paraId="4CF3CBF0" w14:textId="03978D85" w:rsidR="00991595" w:rsidRPr="002A354B" w:rsidRDefault="002A354B" w:rsidP="002A354B">
      <w:pPr>
        <w:pStyle w:val="a0"/>
        <w:ind w:firstLine="480"/>
      </w:pPr>
      <w:r>
        <w:rPr>
          <w:rFonts w:hint="eastAsia"/>
        </w:rPr>
        <w:t>在遗传算法方面，</w:t>
      </w:r>
      <w:r w:rsidR="00991595">
        <w:rPr>
          <w:rFonts w:hint="eastAsia"/>
        </w:rPr>
        <w:t>胡冰等人在</w:t>
      </w:r>
      <w:r w:rsidR="00991595">
        <w:rPr>
          <w:rFonts w:hint="eastAsia"/>
        </w:rPr>
        <w:t>2003</w:t>
      </w:r>
      <w:r w:rsidR="00991595">
        <w:rPr>
          <w:rFonts w:hint="eastAsia"/>
        </w:rPr>
        <w:t>年进行了在股票短期投资决策中</w:t>
      </w:r>
      <w:r w:rsidR="00991595" w:rsidRPr="00991595">
        <w:rPr>
          <w:rFonts w:hint="eastAsia"/>
        </w:rPr>
        <w:t>运用</w:t>
      </w:r>
      <w:r w:rsidR="00991595">
        <w:rPr>
          <w:rFonts w:hint="eastAsia"/>
        </w:rPr>
        <w:t>遗传算法的尝试</w:t>
      </w:r>
      <w:r w:rsidR="00991595" w:rsidRPr="002E1505">
        <w:rPr>
          <w:rFonts w:hint="eastAsia"/>
          <w:vertAlign w:val="superscript"/>
        </w:rPr>
        <w:t>[</w:t>
      </w:r>
      <w:r w:rsidR="002E1505" w:rsidRPr="002E1505">
        <w:rPr>
          <w:vertAlign w:val="superscript"/>
        </w:rPr>
        <w:t>28</w:t>
      </w:r>
      <w:r w:rsidR="00991595" w:rsidRPr="002E1505">
        <w:rPr>
          <w:rFonts w:hint="eastAsia"/>
          <w:vertAlign w:val="superscript"/>
        </w:rPr>
        <w:t>]</w:t>
      </w:r>
      <w:r w:rsidR="00991595">
        <w:rPr>
          <w:rFonts w:hint="eastAsia"/>
        </w:rPr>
        <w:t>，</w:t>
      </w:r>
      <w:r w:rsidRPr="002A354B">
        <w:rPr>
          <w:rFonts w:hint="eastAsia"/>
        </w:rPr>
        <w:t>戎容</w:t>
      </w:r>
      <w:r w:rsidR="00991595">
        <w:rPr>
          <w:rFonts w:hint="eastAsia"/>
        </w:rPr>
        <w:t>等人在</w:t>
      </w:r>
      <w:r w:rsidR="00991595">
        <w:rPr>
          <w:rFonts w:hint="eastAsia"/>
        </w:rPr>
        <w:t>201</w:t>
      </w:r>
      <w:r>
        <w:t>6</w:t>
      </w:r>
      <w:r w:rsidR="00991595">
        <w:rPr>
          <w:rFonts w:hint="eastAsia"/>
        </w:rPr>
        <w:t>年</w:t>
      </w:r>
      <w:r w:rsidRPr="002A354B">
        <w:rPr>
          <w:rFonts w:hint="eastAsia"/>
        </w:rPr>
        <w:t>采用基于遗传算法的</w:t>
      </w:r>
      <w:r w:rsidRPr="002A354B">
        <w:rPr>
          <w:rFonts w:hint="eastAsia"/>
        </w:rPr>
        <w:t>K-means</w:t>
      </w:r>
      <w:r w:rsidRPr="002A354B">
        <w:rPr>
          <w:rFonts w:hint="eastAsia"/>
        </w:rPr>
        <w:t>算法对同一板块股票进行聚类分析解决</w:t>
      </w:r>
      <w:r>
        <w:rPr>
          <w:rFonts w:hint="eastAsia"/>
        </w:rPr>
        <w:t>了</w:t>
      </w:r>
      <w:r w:rsidRPr="002A354B">
        <w:rPr>
          <w:rFonts w:hint="eastAsia"/>
        </w:rPr>
        <w:t>股票选择</w:t>
      </w:r>
      <w:r>
        <w:rPr>
          <w:rFonts w:hint="eastAsia"/>
        </w:rPr>
        <w:t>的</w:t>
      </w:r>
      <w:r w:rsidRPr="002A354B">
        <w:rPr>
          <w:rFonts w:hint="eastAsia"/>
        </w:rPr>
        <w:t>问题</w:t>
      </w:r>
      <w:r w:rsidRPr="002E1505">
        <w:rPr>
          <w:rFonts w:hint="eastAsia"/>
          <w:vertAlign w:val="superscript"/>
        </w:rPr>
        <w:t>[</w:t>
      </w:r>
      <w:r w:rsidR="002E1505" w:rsidRPr="002E1505">
        <w:rPr>
          <w:vertAlign w:val="superscript"/>
        </w:rPr>
        <w:t>29</w:t>
      </w:r>
      <w:r w:rsidRPr="002E1505">
        <w:rPr>
          <w:rFonts w:hint="eastAsia"/>
          <w:vertAlign w:val="superscript"/>
        </w:rPr>
        <w:t>]</w:t>
      </w:r>
      <w:r>
        <w:rPr>
          <w:rFonts w:hint="eastAsia"/>
        </w:rPr>
        <w:t>。在人工神经网络方面的研究更多，</w:t>
      </w:r>
      <w:r w:rsidRPr="002A354B">
        <w:rPr>
          <w:rFonts w:hint="eastAsia"/>
        </w:rPr>
        <w:t>吴微</w:t>
      </w:r>
      <w:r>
        <w:rPr>
          <w:rFonts w:hint="eastAsia"/>
        </w:rPr>
        <w:t>等人在</w:t>
      </w:r>
      <w:r>
        <w:rPr>
          <w:rFonts w:hint="eastAsia"/>
        </w:rPr>
        <w:t>2001</w:t>
      </w:r>
      <w:r>
        <w:rPr>
          <w:rFonts w:hint="eastAsia"/>
        </w:rPr>
        <w:t>年利用</w:t>
      </w:r>
      <w:r>
        <w:rPr>
          <w:rFonts w:hint="eastAsia"/>
        </w:rPr>
        <w:t>BP</w:t>
      </w:r>
      <w:r>
        <w:rPr>
          <w:rFonts w:hint="eastAsia"/>
        </w:rPr>
        <w:t>神经网络</w:t>
      </w:r>
      <w:r w:rsidRPr="002A354B">
        <w:t>对于沪市综合指数涨跌的预测进行了初步探讨</w:t>
      </w:r>
      <w:r>
        <w:rPr>
          <w:rFonts w:hint="eastAsia"/>
        </w:rPr>
        <w:t>[</w:t>
      </w:r>
      <w:r w:rsidR="002E1505">
        <w:t>30</w:t>
      </w:r>
      <w:r>
        <w:rPr>
          <w:rFonts w:hint="eastAsia"/>
        </w:rPr>
        <w:t>]</w:t>
      </w:r>
      <w:r>
        <w:rPr>
          <w:rFonts w:hint="eastAsia"/>
        </w:rPr>
        <w:t>，陈政等人在</w:t>
      </w:r>
      <w:r>
        <w:rPr>
          <w:rFonts w:hint="eastAsia"/>
        </w:rPr>
        <w:t>2010</w:t>
      </w:r>
      <w:r>
        <w:rPr>
          <w:rFonts w:hint="eastAsia"/>
        </w:rPr>
        <w:t>年</w:t>
      </w:r>
      <w:r w:rsidRPr="002A354B">
        <w:t>提出了一种基于</w:t>
      </w:r>
      <w:r w:rsidRPr="002A354B">
        <w:t>RBF</w:t>
      </w:r>
      <w:r w:rsidRPr="002A354B">
        <w:t>（</w:t>
      </w:r>
      <w:r w:rsidRPr="002A354B">
        <w:t>Radial Basic Function</w:t>
      </w:r>
      <w:r w:rsidRPr="002A354B">
        <w:t>）神经网络的股票市场预测模型</w:t>
      </w:r>
      <w:r w:rsidRPr="002E1505">
        <w:rPr>
          <w:rFonts w:hint="eastAsia"/>
          <w:vertAlign w:val="superscript"/>
        </w:rPr>
        <w:t>[</w:t>
      </w:r>
      <w:r w:rsidR="002E1505" w:rsidRPr="002E1505">
        <w:rPr>
          <w:vertAlign w:val="superscript"/>
        </w:rPr>
        <w:t>31</w:t>
      </w:r>
      <w:r w:rsidRPr="002E1505">
        <w:rPr>
          <w:rFonts w:hint="eastAsia"/>
          <w:vertAlign w:val="superscript"/>
        </w:rPr>
        <w:t>]</w:t>
      </w:r>
      <w:r>
        <w:rPr>
          <w:rFonts w:hint="eastAsia"/>
        </w:rPr>
        <w:t>，</w:t>
      </w:r>
    </w:p>
    <w:p w14:paraId="3BF9EBDB" w14:textId="77777777" w:rsidR="002F0DCD" w:rsidRPr="002F0DCD" w:rsidRDefault="001A3149" w:rsidP="008B60B3">
      <w:pPr>
        <w:pStyle w:val="2"/>
        <w:spacing w:before="156" w:after="156"/>
      </w:pPr>
      <w:bookmarkStart w:id="486" w:name="_Toc484097085"/>
      <w:r>
        <w:rPr>
          <w:rFonts w:hint="eastAsia"/>
        </w:rPr>
        <w:t>研究目标与内容</w:t>
      </w:r>
      <w:bookmarkEnd w:id="486"/>
    </w:p>
    <w:p w14:paraId="7DDA035A" w14:textId="77777777" w:rsidR="00DB2996" w:rsidRDefault="00210EEF" w:rsidP="002F0DCD">
      <w:pPr>
        <w:pStyle w:val="3"/>
        <w:spacing w:before="156" w:after="156"/>
        <w:ind w:leftChars="100" w:left="180"/>
      </w:pPr>
      <w:bookmarkStart w:id="487" w:name="_Toc484097086"/>
      <w:r>
        <w:rPr>
          <w:rFonts w:hint="eastAsia"/>
        </w:rPr>
        <w:t>研究</w:t>
      </w:r>
      <w:r w:rsidR="001A3149">
        <w:rPr>
          <w:rFonts w:hint="eastAsia"/>
        </w:rPr>
        <w:t>目标</w:t>
      </w:r>
      <w:bookmarkEnd w:id="487"/>
    </w:p>
    <w:p w14:paraId="2FBF88E2" w14:textId="67FCA202" w:rsidR="008B60B3" w:rsidRPr="008B60B3" w:rsidRDefault="008B60B3" w:rsidP="008B60B3">
      <w:pPr>
        <w:pStyle w:val="a0"/>
        <w:ind w:firstLine="480"/>
      </w:pPr>
      <w:r>
        <w:rPr>
          <w:rFonts w:hint="eastAsia"/>
        </w:rPr>
        <w:t>本论文旨在</w:t>
      </w:r>
      <w:r w:rsidR="002338E7">
        <w:rPr>
          <w:rFonts w:hint="eastAsia"/>
        </w:rPr>
        <w:t>针对股票趋势问题开展研究，即使用基于</w:t>
      </w:r>
      <w:r w:rsidR="002338E7">
        <w:rPr>
          <w:rFonts w:hint="eastAsia"/>
        </w:rPr>
        <w:t>CUDA</w:t>
      </w:r>
      <w:r w:rsidR="002338E7">
        <w:rPr>
          <w:rFonts w:hint="eastAsia"/>
        </w:rPr>
        <w:t>的并行化遗传算法、人工神经网络这两种机器学习算法通过舆情数据进行股票趋势的预测。</w:t>
      </w:r>
      <w:r w:rsidR="00400C57">
        <w:rPr>
          <w:rFonts w:hint="eastAsia"/>
        </w:rPr>
        <w:t>首先通过对问题的抽象、建模，将问题转化为容易应用两种算法的形式，再设计具体的算法，然后使用历史数据将模型训练出来，最终得到能够</w:t>
      </w:r>
      <w:r w:rsidR="00DF28BD">
        <w:rPr>
          <w:rFonts w:hint="eastAsia"/>
        </w:rPr>
        <w:t>根据当日舆情预测下日股票涨跌的遗传算法和人工神经网络，并进行遗传算法和人工神经网络在此问题上的</w:t>
      </w:r>
      <w:ins w:id="488" w:author="Alex Ren" w:date="2017-05-31T19:22:00Z">
        <w:r w:rsidR="00995E2A">
          <w:rPr>
            <w:rFonts w:hint="eastAsia"/>
          </w:rPr>
          <w:t>能效</w:t>
        </w:r>
      </w:ins>
      <w:r w:rsidR="00DF28BD">
        <w:rPr>
          <w:rFonts w:hint="eastAsia"/>
        </w:rPr>
        <w:t>优劣</w:t>
      </w:r>
      <w:ins w:id="489" w:author="Alex Ren" w:date="2017-05-31T19:23:00Z">
        <w:r w:rsidR="00DF691A">
          <w:rPr>
            <w:rFonts w:hint="eastAsia"/>
          </w:rPr>
          <w:t>做</w:t>
        </w:r>
      </w:ins>
      <w:r w:rsidR="00DF28BD">
        <w:rPr>
          <w:rFonts w:hint="eastAsia"/>
        </w:rPr>
        <w:t>对比</w:t>
      </w:r>
      <w:ins w:id="490" w:author="Alex Ren" w:date="2017-05-31T19:22:00Z">
        <w:r w:rsidR="006F54C3">
          <w:rPr>
            <w:rFonts w:hint="eastAsia"/>
          </w:rPr>
          <w:t>。</w:t>
        </w:r>
      </w:ins>
      <w:del w:id="491" w:author="Alex Ren" w:date="2017-05-31T19:22:00Z">
        <w:r w:rsidR="00DF28BD" w:rsidDel="006F54C3">
          <w:rPr>
            <w:rFonts w:hint="eastAsia"/>
          </w:rPr>
          <w:delText>，</w:delText>
        </w:r>
      </w:del>
      <w:r w:rsidR="00DF28BD">
        <w:rPr>
          <w:rFonts w:hint="eastAsia"/>
        </w:rPr>
        <w:t>最后使用</w:t>
      </w:r>
      <w:r w:rsidR="00DF28BD">
        <w:rPr>
          <w:rFonts w:hint="eastAsia"/>
        </w:rPr>
        <w:t>CUDA</w:t>
      </w:r>
      <w:r w:rsidR="00DF28BD">
        <w:rPr>
          <w:rFonts w:hint="eastAsia"/>
        </w:rPr>
        <w:t>对这两种算法进行并行化的优化，使训练</w:t>
      </w:r>
      <w:r w:rsidR="009258F2">
        <w:rPr>
          <w:rFonts w:hint="eastAsia"/>
        </w:rPr>
        <w:t>性能（训练速度）</w:t>
      </w:r>
      <w:r w:rsidR="00DF28BD">
        <w:rPr>
          <w:rFonts w:hint="eastAsia"/>
        </w:rPr>
        <w:t>提高，并对比优化前</w:t>
      </w:r>
      <w:r w:rsidR="00DF28BD">
        <w:rPr>
          <w:rFonts w:hint="eastAsia"/>
        </w:rPr>
        <w:lastRenderedPageBreak/>
        <w:t>后的</w:t>
      </w:r>
      <w:r w:rsidR="009258F2">
        <w:rPr>
          <w:rFonts w:hint="eastAsia"/>
        </w:rPr>
        <w:t>性能</w:t>
      </w:r>
      <w:r w:rsidR="00DF28BD">
        <w:rPr>
          <w:rFonts w:hint="eastAsia"/>
        </w:rPr>
        <w:t>。</w:t>
      </w:r>
    </w:p>
    <w:p w14:paraId="61F3233C" w14:textId="77777777" w:rsidR="00DB2996" w:rsidRDefault="00056BFF" w:rsidP="002F0DCD">
      <w:pPr>
        <w:pStyle w:val="3"/>
        <w:spacing w:before="156" w:after="156"/>
        <w:ind w:leftChars="100" w:left="180"/>
      </w:pPr>
      <w:bookmarkStart w:id="492" w:name="_Toc484097087"/>
      <w:r>
        <w:rPr>
          <w:rFonts w:hint="eastAsia"/>
        </w:rPr>
        <w:t>研究内容</w:t>
      </w:r>
      <w:bookmarkEnd w:id="492"/>
    </w:p>
    <w:p w14:paraId="479BAC88" w14:textId="1389B698" w:rsidR="00011D31" w:rsidRDefault="00CD7B15" w:rsidP="00011D31">
      <w:pPr>
        <w:pStyle w:val="a0"/>
        <w:ind w:firstLine="480"/>
      </w:pPr>
      <w:r>
        <w:rPr>
          <w:rFonts w:hint="eastAsia"/>
        </w:rPr>
        <w:t>本课题的研究内容如</w:t>
      </w:r>
      <w:r>
        <w:fldChar w:fldCharType="begin"/>
      </w:r>
      <w:r>
        <w:instrText xml:space="preserve"> </w:instrText>
      </w:r>
      <w:r>
        <w:rPr>
          <w:rFonts w:hint="eastAsia"/>
        </w:rPr>
        <w:instrText>REF _Ref483484492 \h</w:instrText>
      </w:r>
      <w:r>
        <w:instrText xml:space="preserve"> </w:instrText>
      </w:r>
      <w:r>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1</w:t>
      </w:r>
      <w:r w:rsidR="00057756">
        <w:rPr>
          <w:sz w:val="21"/>
          <w:szCs w:val="21"/>
        </w:rPr>
        <w:t>.</w:t>
      </w:r>
      <w:r w:rsidR="00057756">
        <w:rPr>
          <w:noProof/>
          <w:sz w:val="21"/>
          <w:szCs w:val="21"/>
        </w:rPr>
        <w:t>1</w:t>
      </w:r>
      <w:r>
        <w:fldChar w:fldCharType="end"/>
      </w:r>
      <w:r w:rsidR="00011D31">
        <w:rPr>
          <w:rFonts w:hint="eastAsia"/>
        </w:rPr>
        <w:t>所示，具体分为以下几点：</w:t>
      </w:r>
    </w:p>
    <w:p w14:paraId="3A36C149" w14:textId="77777777" w:rsidR="00011D31" w:rsidRDefault="00011D31" w:rsidP="00011D31">
      <w:pPr>
        <w:pStyle w:val="a0"/>
        <w:numPr>
          <w:ilvl w:val="0"/>
          <w:numId w:val="10"/>
        </w:numPr>
        <w:ind w:firstLineChars="0"/>
      </w:pPr>
      <w:r>
        <w:rPr>
          <w:rFonts w:hint="eastAsia"/>
        </w:rPr>
        <w:t>针对通过舆情数据进行股票趋势预测问题进行抽象。这是本论文的第一阶段，主要是将论文研究的问题抽象为数学模型，用数学定义清楚，方便之后的研究，也消除用语言表达常会产生的歧义性。</w:t>
      </w:r>
    </w:p>
    <w:p w14:paraId="61A1EC3A" w14:textId="59005F04" w:rsidR="0029731E" w:rsidRDefault="0029731E" w:rsidP="00011D31">
      <w:pPr>
        <w:pStyle w:val="a0"/>
        <w:numPr>
          <w:ilvl w:val="0"/>
          <w:numId w:val="10"/>
        </w:numPr>
        <w:ind w:firstLineChars="0"/>
      </w:pPr>
      <w:r>
        <w:rPr>
          <w:rFonts w:hint="eastAsia"/>
        </w:rPr>
        <w:t>建立使用遗传算法</w:t>
      </w:r>
      <w:del w:id="493" w:author="Alex Ren" w:date="2017-05-31T19:25:00Z">
        <w:r w:rsidDel="007E3169">
          <w:rPr>
            <w:rFonts w:hint="eastAsia"/>
          </w:rPr>
          <w:delText>解决</w:delText>
        </w:r>
      </w:del>
      <w:r w:rsidR="004A15A6">
        <w:rPr>
          <w:rFonts w:hint="eastAsia"/>
        </w:rPr>
        <w:t>通过舆情数据</w:t>
      </w:r>
      <w:ins w:id="494" w:author="Alex Ren" w:date="2017-05-31T19:26:00Z">
        <w:r w:rsidR="007E3169">
          <w:rPr>
            <w:rFonts w:hint="eastAsia"/>
          </w:rPr>
          <w:t>对</w:t>
        </w:r>
      </w:ins>
      <w:del w:id="495" w:author="Alex Ren" w:date="2017-05-31T19:26:00Z">
        <w:r w:rsidR="004A15A6" w:rsidDel="007E3169">
          <w:rPr>
            <w:rFonts w:hint="eastAsia"/>
          </w:rPr>
          <w:delText>进行</w:delText>
        </w:r>
      </w:del>
      <w:r w:rsidR="003F22D3">
        <w:rPr>
          <w:rFonts w:hint="eastAsia"/>
        </w:rPr>
        <w:t>股票趋势</w:t>
      </w:r>
      <w:ins w:id="496" w:author="Alex Ren" w:date="2017-05-31T19:26:00Z">
        <w:r w:rsidR="007E3169">
          <w:rPr>
            <w:rFonts w:hint="eastAsia"/>
          </w:rPr>
          <w:t>进行</w:t>
        </w:r>
      </w:ins>
      <w:r w:rsidR="003F22D3">
        <w:rPr>
          <w:rFonts w:hint="eastAsia"/>
        </w:rPr>
        <w:t>预测</w:t>
      </w:r>
      <w:del w:id="497" w:author="Alex Ren" w:date="2017-05-31T19:26:00Z">
        <w:r w:rsidDel="007E3169">
          <w:rPr>
            <w:rFonts w:hint="eastAsia"/>
          </w:rPr>
          <w:delText>问题</w:delText>
        </w:r>
      </w:del>
      <w:r>
        <w:rPr>
          <w:rFonts w:hint="eastAsia"/>
        </w:rPr>
        <w:t>的</w:t>
      </w:r>
      <w:ins w:id="498" w:author="Alex Ren" w:date="2017-05-31T19:26:00Z">
        <w:r w:rsidR="007E3169">
          <w:rPr>
            <w:rFonts w:hint="eastAsia"/>
          </w:rPr>
          <w:t>数学</w:t>
        </w:r>
      </w:ins>
      <w:r>
        <w:rPr>
          <w:rFonts w:hint="eastAsia"/>
        </w:rPr>
        <w:t>模型，设计遗传算法的交叉、变异等操作的方式，</w:t>
      </w:r>
      <w:r w:rsidR="003F22D3">
        <w:rPr>
          <w:rFonts w:hint="eastAsia"/>
        </w:rPr>
        <w:t>并</w:t>
      </w:r>
      <w:r>
        <w:rPr>
          <w:rFonts w:hint="eastAsia"/>
        </w:rPr>
        <w:t>编程实现，调整参数，训练并验证模型。</w:t>
      </w:r>
    </w:p>
    <w:p w14:paraId="1BF05DB1" w14:textId="777481AA" w:rsidR="0029731E" w:rsidRDefault="0029731E" w:rsidP="0029731E">
      <w:pPr>
        <w:pStyle w:val="a0"/>
        <w:numPr>
          <w:ilvl w:val="0"/>
          <w:numId w:val="10"/>
        </w:numPr>
        <w:ind w:firstLineChars="0"/>
      </w:pPr>
      <w:r>
        <w:rPr>
          <w:rFonts w:hint="eastAsia"/>
        </w:rPr>
        <w:t>建立使用人工神经网络</w:t>
      </w:r>
      <w:del w:id="499" w:author="Alex Ren" w:date="2017-05-31T19:26:00Z">
        <w:r w:rsidR="004A15A6" w:rsidDel="007E3169">
          <w:rPr>
            <w:rFonts w:hint="eastAsia"/>
          </w:rPr>
          <w:delText>通过</w:delText>
        </w:r>
      </w:del>
      <w:r w:rsidR="004A15A6">
        <w:rPr>
          <w:rFonts w:hint="eastAsia"/>
        </w:rPr>
        <w:t>舆情数据进行</w:t>
      </w:r>
      <w:ins w:id="500" w:author="Alex Ren" w:date="2017-05-31T19:26:00Z">
        <w:r w:rsidR="007E3169">
          <w:rPr>
            <w:rFonts w:hint="eastAsia"/>
          </w:rPr>
          <w:t>对</w:t>
        </w:r>
      </w:ins>
      <w:del w:id="501" w:author="Alex Ren" w:date="2017-05-31T19:26:00Z">
        <w:r w:rsidDel="007E3169">
          <w:rPr>
            <w:rFonts w:hint="eastAsia"/>
          </w:rPr>
          <w:delText>解决</w:delText>
        </w:r>
      </w:del>
      <w:r w:rsidR="003F22D3">
        <w:rPr>
          <w:rFonts w:hint="eastAsia"/>
        </w:rPr>
        <w:t>股票趋势</w:t>
      </w:r>
      <w:ins w:id="502" w:author="Alex Ren" w:date="2017-05-31T19:26:00Z">
        <w:r w:rsidR="007E3169">
          <w:rPr>
            <w:rFonts w:hint="eastAsia"/>
          </w:rPr>
          <w:t>进行</w:t>
        </w:r>
      </w:ins>
      <w:r w:rsidR="003F22D3">
        <w:rPr>
          <w:rFonts w:hint="eastAsia"/>
        </w:rPr>
        <w:t>预测</w:t>
      </w:r>
      <w:del w:id="503" w:author="Alex Ren" w:date="2017-05-31T19:26:00Z">
        <w:r w:rsidDel="007E3169">
          <w:rPr>
            <w:rFonts w:hint="eastAsia"/>
          </w:rPr>
          <w:delText>问题</w:delText>
        </w:r>
      </w:del>
      <w:r>
        <w:rPr>
          <w:rFonts w:hint="eastAsia"/>
        </w:rPr>
        <w:t>的模型，设计网络结构、神经元、</w:t>
      </w:r>
      <w:r w:rsidR="003F22D3">
        <w:rPr>
          <w:rFonts w:hint="eastAsia"/>
        </w:rPr>
        <w:t>损失函数等</w:t>
      </w:r>
      <w:r w:rsidR="004A15A6">
        <w:rPr>
          <w:rFonts w:hint="eastAsia"/>
        </w:rPr>
        <w:t>涉及到的组成元素</w:t>
      </w:r>
      <w:r>
        <w:rPr>
          <w:rFonts w:hint="eastAsia"/>
        </w:rPr>
        <w:t>，</w:t>
      </w:r>
      <w:r w:rsidR="003F22D3">
        <w:rPr>
          <w:rFonts w:hint="eastAsia"/>
        </w:rPr>
        <w:t>并</w:t>
      </w:r>
      <w:r>
        <w:rPr>
          <w:rFonts w:hint="eastAsia"/>
        </w:rPr>
        <w:t>编程实现，调整参数，训练并验证模型。</w:t>
      </w:r>
    </w:p>
    <w:p w14:paraId="6F470300" w14:textId="0D7879AB" w:rsidR="0029731E" w:rsidRDefault="00985B08" w:rsidP="00011D31">
      <w:pPr>
        <w:pStyle w:val="a0"/>
        <w:numPr>
          <w:ilvl w:val="0"/>
          <w:numId w:val="10"/>
        </w:numPr>
        <w:ind w:firstLineChars="0"/>
      </w:pPr>
      <w:r>
        <w:rPr>
          <w:rFonts w:hint="eastAsia"/>
        </w:rPr>
        <w:t>对比遗传算法和人工神经网络两种算法在通过舆情数据进行解决股票趋势预测问题上</w:t>
      </w:r>
      <w:r w:rsidR="00D96430">
        <w:rPr>
          <w:rFonts w:hint="eastAsia"/>
        </w:rPr>
        <w:t>的效果</w:t>
      </w:r>
      <w:ins w:id="504" w:author="Alex Ren" w:date="2017-05-31T19:26:00Z">
        <w:r w:rsidR="003A148D">
          <w:rPr>
            <w:rFonts w:hint="eastAsia"/>
          </w:rPr>
          <w:t>。</w:t>
        </w:r>
      </w:ins>
    </w:p>
    <w:p w14:paraId="124AFD94" w14:textId="77777777" w:rsidR="00D96430" w:rsidRDefault="00D96430" w:rsidP="00011D31">
      <w:pPr>
        <w:pStyle w:val="a0"/>
        <w:numPr>
          <w:ilvl w:val="0"/>
          <w:numId w:val="10"/>
        </w:numPr>
        <w:ind w:firstLineChars="0"/>
      </w:pPr>
      <w:r>
        <w:rPr>
          <w:rFonts w:hint="eastAsia"/>
        </w:rPr>
        <w:t>使用</w:t>
      </w:r>
      <w:r>
        <w:rPr>
          <w:rFonts w:hint="eastAsia"/>
        </w:rPr>
        <w:t>CUDA</w:t>
      </w:r>
      <w:r>
        <w:rPr>
          <w:rFonts w:hint="eastAsia"/>
        </w:rPr>
        <w:t>对遗传算法和人工神经网络进行并行化的优化，改进两种算法的训练</w:t>
      </w:r>
      <w:r w:rsidR="009258F2">
        <w:rPr>
          <w:rFonts w:hint="eastAsia"/>
        </w:rPr>
        <w:t>性能</w:t>
      </w:r>
      <w:r>
        <w:rPr>
          <w:rFonts w:hint="eastAsia"/>
        </w:rPr>
        <w:t>，并对比优化前后的</w:t>
      </w:r>
      <w:r w:rsidR="009258F2">
        <w:rPr>
          <w:rFonts w:hint="eastAsia"/>
        </w:rPr>
        <w:t>性能</w:t>
      </w:r>
      <w:r>
        <w:rPr>
          <w:rFonts w:hint="eastAsia"/>
        </w:rPr>
        <w:t>。</w:t>
      </w:r>
    </w:p>
    <w:p w14:paraId="61EEE3DD" w14:textId="77777777" w:rsidR="00A36C16" w:rsidRDefault="00A36C16" w:rsidP="00A36C16">
      <w:pPr>
        <w:pStyle w:val="a0"/>
        <w:ind w:firstLine="480"/>
      </w:pPr>
      <w:r>
        <w:rPr>
          <w:rFonts w:hint="eastAsia"/>
        </w:rPr>
        <w:t>本论文主要使用</w:t>
      </w:r>
      <w:r>
        <w:rPr>
          <w:rFonts w:hint="eastAsia"/>
        </w:rPr>
        <w:t>python</w:t>
      </w:r>
      <w:r>
        <w:rPr>
          <w:rFonts w:hint="eastAsia"/>
        </w:rPr>
        <w:t>进行开发，使用</w:t>
      </w:r>
      <w:r>
        <w:rPr>
          <w:rFonts w:hint="eastAsia"/>
        </w:rPr>
        <w:t>Keras</w:t>
      </w:r>
      <w:r>
        <w:rPr>
          <w:rFonts w:hint="eastAsia"/>
        </w:rPr>
        <w:t>和</w:t>
      </w:r>
      <w:r>
        <w:rPr>
          <w:rFonts w:hint="eastAsia"/>
        </w:rPr>
        <w:t>Theano</w:t>
      </w:r>
      <w:r>
        <w:rPr>
          <w:rFonts w:hint="eastAsia"/>
        </w:rPr>
        <w:t>框架进行人工神经网络部分的开发，使用</w:t>
      </w:r>
      <w:r>
        <w:rPr>
          <w:rFonts w:hint="eastAsia"/>
        </w:rPr>
        <w:t>CUDA</w:t>
      </w:r>
      <w:r>
        <w:rPr>
          <w:rFonts w:hint="eastAsia"/>
        </w:rPr>
        <w:t>和</w:t>
      </w:r>
      <w:r>
        <w:rPr>
          <w:rFonts w:hint="eastAsia"/>
        </w:rPr>
        <w:t>PyCUDA</w:t>
      </w:r>
      <w:r>
        <w:rPr>
          <w:rFonts w:hint="eastAsia"/>
        </w:rPr>
        <w:t>进行算法并行化的开发。</w:t>
      </w:r>
    </w:p>
    <w:p w14:paraId="24A891F8" w14:textId="77777777" w:rsidR="00A36C16" w:rsidRPr="00011D31" w:rsidRDefault="00416A0B" w:rsidP="00A36C16">
      <w:pPr>
        <w:pStyle w:val="a0"/>
        <w:ind w:firstLine="480"/>
      </w:pPr>
      <w:r>
        <w:rPr>
          <w:noProof/>
        </w:rPr>
        <mc:AlternateContent>
          <mc:Choice Requires="wps">
            <w:drawing>
              <wp:anchor distT="0" distB="0" distL="114300" distR="114300" simplePos="0" relativeHeight="251717632" behindDoc="0" locked="0" layoutInCell="1" allowOverlap="1" wp14:anchorId="6B9B5B3A" wp14:editId="4207B75B">
                <wp:simplePos x="0" y="0"/>
                <wp:positionH relativeFrom="column">
                  <wp:posOffset>421005</wp:posOffset>
                </wp:positionH>
                <wp:positionV relativeFrom="paragraph">
                  <wp:posOffset>3038475</wp:posOffset>
                </wp:positionV>
                <wp:extent cx="4884420" cy="274320"/>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884420" cy="274320"/>
                        </a:xfrm>
                        <a:prstGeom prst="rect">
                          <a:avLst/>
                        </a:prstGeom>
                        <a:solidFill>
                          <a:prstClr val="white"/>
                        </a:solidFill>
                        <a:ln>
                          <a:noFill/>
                        </a:ln>
                      </wps:spPr>
                      <wps:txbx>
                        <w:txbxContent>
                          <w:p w14:paraId="53D7E0FB" w14:textId="290E785B" w:rsidR="00235C74" w:rsidRPr="00C526FF" w:rsidRDefault="00235C74" w:rsidP="00416A0B">
                            <w:pPr>
                              <w:pStyle w:val="a5"/>
                              <w:rPr>
                                <w:b w:val="0"/>
                                <w:noProof/>
                                <w:sz w:val="21"/>
                                <w:szCs w:val="21"/>
                              </w:rPr>
                            </w:pPr>
                            <w:bookmarkStart w:id="505" w:name="_Ref483484492"/>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1</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w:t>
                            </w:r>
                            <w:r>
                              <w:rPr>
                                <w:b w:val="0"/>
                                <w:sz w:val="21"/>
                                <w:szCs w:val="21"/>
                              </w:rPr>
                              <w:fldChar w:fldCharType="end"/>
                            </w:r>
                            <w:bookmarkEnd w:id="505"/>
                            <w:r w:rsidRPr="00C526FF">
                              <w:rPr>
                                <w:b w:val="0"/>
                                <w:sz w:val="21"/>
                                <w:szCs w:val="21"/>
                              </w:rPr>
                              <w:t xml:space="preserve"> </w:t>
                            </w:r>
                            <w:r w:rsidRPr="00C526FF">
                              <w:rPr>
                                <w:rFonts w:hint="eastAsia"/>
                                <w:b w:val="0"/>
                                <w:sz w:val="21"/>
                                <w:szCs w:val="21"/>
                              </w:rPr>
                              <w:t>研究内容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B5B3A" id="_x0000_t202" coordsize="21600,21600" o:spt="202" path="m,l,21600r21600,l21600,xe">
                <v:stroke joinstyle="miter"/>
                <v:path gradientshapeok="t" o:connecttype="rect"/>
              </v:shapetype>
              <v:shape id="文本框 37" o:spid="_x0000_s1026" type="#_x0000_t202" style="position:absolute;left:0;text-align:left;margin-left:33.15pt;margin-top:239.25pt;width:384.6pt;height:21.6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" stroked="f">
                <v:textbox style="mso-fit-shape-to-text:t" inset="0,0,0,0">
                  <w:txbxContent>
                    <w:p w14:paraId="53D7E0FB" w14:textId="290E785B" w:rsidR="00235C74" w:rsidRPr="00C526FF" w:rsidRDefault="00235C74" w:rsidP="00416A0B">
                      <w:pPr>
                        <w:pStyle w:val="a5"/>
                        <w:rPr>
                          <w:b w:val="0"/>
                          <w:noProof/>
                          <w:sz w:val="21"/>
                          <w:szCs w:val="21"/>
                        </w:rPr>
                      </w:pPr>
                      <w:bookmarkStart w:id="506" w:name="_Ref483484492"/>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1</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w:t>
                      </w:r>
                      <w:r>
                        <w:rPr>
                          <w:b w:val="0"/>
                          <w:sz w:val="21"/>
                          <w:szCs w:val="21"/>
                        </w:rPr>
                        <w:fldChar w:fldCharType="end"/>
                      </w:r>
                      <w:bookmarkEnd w:id="506"/>
                      <w:r w:rsidRPr="00C526FF">
                        <w:rPr>
                          <w:b w:val="0"/>
                          <w:sz w:val="21"/>
                          <w:szCs w:val="21"/>
                        </w:rPr>
                        <w:t xml:space="preserve"> </w:t>
                      </w:r>
                      <w:r w:rsidRPr="00C526FF">
                        <w:rPr>
                          <w:rFonts w:hint="eastAsia"/>
                          <w:b w:val="0"/>
                          <w:sz w:val="21"/>
                          <w:szCs w:val="21"/>
                        </w:rPr>
                        <w:t>研究内容</w:t>
                      </w:r>
                    </w:p>
                  </w:txbxContent>
                </v:textbox>
                <w10:wrap type="topAndBottom"/>
              </v:shape>
            </w:pict>
          </mc:Fallback>
        </mc:AlternateContent>
      </w:r>
      <w:r w:rsidR="00D53988" w:rsidRPr="00D53988">
        <w:rPr>
          <w:noProof/>
        </w:rPr>
        <w:drawing>
          <wp:anchor distT="0" distB="0" distL="114300" distR="114300" simplePos="0" relativeHeight="251715584" behindDoc="0" locked="0" layoutInCell="1" allowOverlap="1" wp14:anchorId="3D11FE7E" wp14:editId="765CF8D8">
            <wp:simplePos x="0" y="0"/>
            <wp:positionH relativeFrom="column">
              <wp:posOffset>421005</wp:posOffset>
            </wp:positionH>
            <wp:positionV relativeFrom="paragraph">
              <wp:posOffset>192405</wp:posOffset>
            </wp:positionV>
            <wp:extent cx="4884420" cy="2788920"/>
            <wp:effectExtent l="190500" t="190500" r="182880" b="182880"/>
            <wp:wrapTopAndBottom/>
            <wp:docPr id="24" name="图片 24" descr="C:\Users\SyW\AppData\Local\Temp\14956418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W\AppData\Local\Temp\149564187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4420" cy="2788920"/>
                    </a:xfrm>
                    <a:prstGeom prst="rect">
                      <a:avLst/>
                    </a:prstGeom>
                    <a:ln>
                      <a:noFill/>
                    </a:ln>
                    <a:effectLst>
                      <a:outerShdw blurRad="190500" algn="tl" rotWithShape="0">
                        <a:srgbClr val="000000">
                          <a:alpha val="70000"/>
                        </a:srgbClr>
                      </a:outerShdw>
                    </a:effectLst>
                  </pic:spPr>
                </pic:pic>
              </a:graphicData>
            </a:graphic>
          </wp:anchor>
        </w:drawing>
      </w:r>
    </w:p>
    <w:p w14:paraId="71F49428" w14:textId="77777777" w:rsidR="00DB2996" w:rsidRDefault="00210EEF">
      <w:pPr>
        <w:pStyle w:val="2"/>
        <w:spacing w:before="156" w:after="156"/>
      </w:pPr>
      <w:bookmarkStart w:id="507" w:name="_Toc484097088"/>
      <w:r>
        <w:rPr>
          <w:rFonts w:hint="eastAsia"/>
        </w:rPr>
        <w:lastRenderedPageBreak/>
        <w:t>论文</w:t>
      </w:r>
      <w:r w:rsidR="001A3149">
        <w:rPr>
          <w:rFonts w:hint="eastAsia"/>
        </w:rPr>
        <w:t>结构</w:t>
      </w:r>
      <w:bookmarkEnd w:id="507"/>
    </w:p>
    <w:p w14:paraId="4EE4C428" w14:textId="77777777" w:rsidR="006F1E4B" w:rsidRDefault="008B1819" w:rsidP="006F1E4B">
      <w:pPr>
        <w:pStyle w:val="a0"/>
        <w:ind w:firstLine="480"/>
      </w:pPr>
      <w:r>
        <w:rPr>
          <w:rFonts w:hint="eastAsia"/>
        </w:rPr>
        <w:t>本论文</w:t>
      </w:r>
      <w:r w:rsidR="00634B68">
        <w:rPr>
          <w:rFonts w:hint="eastAsia"/>
        </w:rPr>
        <w:t>的主要内容是使用基于</w:t>
      </w:r>
      <w:r w:rsidR="00634B68">
        <w:rPr>
          <w:rFonts w:hint="eastAsia"/>
        </w:rPr>
        <w:t>CUDA</w:t>
      </w:r>
      <w:r w:rsidR="00634B68">
        <w:rPr>
          <w:rFonts w:hint="eastAsia"/>
        </w:rPr>
        <w:t>的并行化遗传算法、人工神经网络这两种算法解决通过舆情数据进行股票趋势预测的问题，同时对比两种算法的效果，并对比无</w:t>
      </w:r>
      <w:r w:rsidR="00634B68">
        <w:rPr>
          <w:rFonts w:hint="eastAsia"/>
        </w:rPr>
        <w:t>CUDA</w:t>
      </w:r>
      <w:r w:rsidR="00634B68">
        <w:rPr>
          <w:rFonts w:hint="eastAsia"/>
        </w:rPr>
        <w:t>优化和有</w:t>
      </w:r>
      <w:r w:rsidR="00634B68">
        <w:rPr>
          <w:rFonts w:hint="eastAsia"/>
        </w:rPr>
        <w:t>CUDA</w:t>
      </w:r>
      <w:r w:rsidR="00634B68">
        <w:rPr>
          <w:rFonts w:hint="eastAsia"/>
        </w:rPr>
        <w:t>优化的算法训练效率。</w:t>
      </w:r>
    </w:p>
    <w:p w14:paraId="394615AA" w14:textId="7E857E55" w:rsidR="008B1819" w:rsidRPr="009258F2" w:rsidRDefault="008B1819" w:rsidP="006F1E4B">
      <w:pPr>
        <w:pStyle w:val="a0"/>
        <w:ind w:firstLine="480"/>
      </w:pPr>
      <w:r>
        <w:rPr>
          <w:rFonts w:hint="eastAsia"/>
        </w:rPr>
        <w:t>论文的总体结构如下：第一章是绪论，说明了基于</w:t>
      </w:r>
      <w:r>
        <w:rPr>
          <w:rFonts w:hint="eastAsia"/>
        </w:rPr>
        <w:t>CUDA</w:t>
      </w:r>
      <w:r>
        <w:rPr>
          <w:rFonts w:hint="eastAsia"/>
        </w:rPr>
        <w:t>的遗传算法和人工神经网络解决通过舆情数据进行股票趋势预测问题的背景、研究现状和研究目标与内容。第二章是相关技术，</w:t>
      </w:r>
      <w:r w:rsidR="006B47C5">
        <w:rPr>
          <w:rFonts w:hint="eastAsia"/>
        </w:rPr>
        <w:t>对论文中用到的遗传算法、人工神经网络、</w:t>
      </w:r>
      <w:r w:rsidR="006B47C5">
        <w:rPr>
          <w:rFonts w:hint="eastAsia"/>
        </w:rPr>
        <w:t>Theano</w:t>
      </w:r>
      <w:r w:rsidR="006B47C5">
        <w:rPr>
          <w:rFonts w:hint="eastAsia"/>
        </w:rPr>
        <w:t>、</w:t>
      </w:r>
      <w:r w:rsidR="006B47C5">
        <w:rPr>
          <w:rFonts w:hint="eastAsia"/>
        </w:rPr>
        <w:t>Keras</w:t>
      </w:r>
      <w:r w:rsidR="006B47C5">
        <w:rPr>
          <w:rFonts w:hint="eastAsia"/>
        </w:rPr>
        <w:t>、</w:t>
      </w:r>
      <w:r w:rsidR="006B47C5">
        <w:rPr>
          <w:rFonts w:hint="eastAsia"/>
        </w:rPr>
        <w:t>GPGPU</w:t>
      </w:r>
      <w:commentRangeStart w:id="508"/>
      <w:commentRangeStart w:id="509"/>
      <w:del w:id="510" w:author="Shaoyang Wang" w:date="2017-06-01T16:17:00Z">
        <w:r w:rsidR="006B47C5" w:rsidDel="0046767E">
          <w:rPr>
            <w:rFonts w:hint="eastAsia"/>
          </w:rPr>
          <w:delText>年</w:delText>
        </w:r>
      </w:del>
      <w:commentRangeEnd w:id="508"/>
      <w:r w:rsidR="00594B43">
        <w:rPr>
          <w:rStyle w:val="aff5"/>
        </w:rPr>
        <w:commentReference w:id="508"/>
      </w:r>
      <w:commentRangeEnd w:id="509"/>
      <w:r w:rsidR="0046767E">
        <w:rPr>
          <w:rStyle w:val="aff5"/>
        </w:rPr>
        <w:commentReference w:id="509"/>
      </w:r>
      <w:r w:rsidR="006B47C5">
        <w:rPr>
          <w:rFonts w:hint="eastAsia"/>
        </w:rPr>
        <w:t>计算、</w:t>
      </w:r>
      <w:r w:rsidR="006B47C5">
        <w:rPr>
          <w:rFonts w:hint="eastAsia"/>
        </w:rPr>
        <w:t>CUDA</w:t>
      </w:r>
      <w:r w:rsidR="006B47C5">
        <w:rPr>
          <w:rFonts w:hint="eastAsia"/>
        </w:rPr>
        <w:t>等技术作了简要的介绍。</w:t>
      </w:r>
      <w:r w:rsidR="00FA3339">
        <w:rPr>
          <w:rFonts w:hint="eastAsia"/>
        </w:rPr>
        <w:t>第三章是算法设计，这章作为本论文的核心内容，从问题定义与抽象到数据格式说明、从遗传算法和人工神经网络的问题建模到算法细节再到并行化处理，详细地介绍了本论文如何设计算法来解决问题。</w:t>
      </w:r>
      <w:r w:rsidR="009258F2">
        <w:rPr>
          <w:rFonts w:hint="eastAsia"/>
        </w:rPr>
        <w:t>第四章是算法实现，展示了本论文的开发环境和整体系统及系统各模块的具体实现方式。第五章是实验验证，设计了算法的验证方式，展示了遗传算法和人工神经网络的正确率及两者之间的对比，还分别展示了</w:t>
      </w:r>
      <w:r w:rsidR="008838A7">
        <w:rPr>
          <w:rFonts w:hint="eastAsia"/>
        </w:rPr>
        <w:t>两种算法</w:t>
      </w:r>
      <w:r w:rsidR="009258F2">
        <w:rPr>
          <w:rFonts w:hint="eastAsia"/>
        </w:rPr>
        <w:t>使用</w:t>
      </w:r>
      <w:r w:rsidR="009258F2">
        <w:rPr>
          <w:rFonts w:hint="eastAsia"/>
        </w:rPr>
        <w:t>CUDA</w:t>
      </w:r>
      <w:r w:rsidR="009258F2">
        <w:rPr>
          <w:rFonts w:hint="eastAsia"/>
        </w:rPr>
        <w:t>优化前与优化后的性能</w:t>
      </w:r>
      <w:r w:rsidR="008838A7">
        <w:rPr>
          <w:rFonts w:hint="eastAsia"/>
        </w:rPr>
        <w:t>及性能对比。最后是结论，总结了本论文做的全部工作。</w:t>
      </w:r>
    </w:p>
    <w:p w14:paraId="50B9DA25" w14:textId="77777777" w:rsidR="00DB2996" w:rsidRDefault="00210EEF">
      <w:pPr>
        <w:pStyle w:val="1"/>
        <w:spacing w:after="312"/>
      </w:pPr>
      <w:r>
        <w:br w:type="page"/>
      </w:r>
      <w:bookmarkStart w:id="511" w:name="_Toc484097089"/>
      <w:r w:rsidR="00316B5F">
        <w:rPr>
          <w:rFonts w:hint="eastAsia"/>
        </w:rPr>
        <w:lastRenderedPageBreak/>
        <w:t>相关技术</w:t>
      </w:r>
      <w:bookmarkEnd w:id="511"/>
    </w:p>
    <w:p w14:paraId="04F2B0E9" w14:textId="77777777" w:rsidR="00DB2996" w:rsidRDefault="00BD0A5B">
      <w:pPr>
        <w:pStyle w:val="2"/>
        <w:spacing w:before="156" w:after="156"/>
      </w:pPr>
      <w:bookmarkStart w:id="512" w:name="_Toc484097090"/>
      <w:r>
        <w:rPr>
          <w:rFonts w:hint="eastAsia"/>
        </w:rPr>
        <w:t>遗传算法</w:t>
      </w:r>
      <w:bookmarkEnd w:id="512"/>
    </w:p>
    <w:p w14:paraId="6D798A99" w14:textId="77777777" w:rsidR="00F956B3" w:rsidRDefault="00234A65" w:rsidP="004633B7">
      <w:pPr>
        <w:pStyle w:val="a0"/>
        <w:ind w:firstLine="480"/>
        <w:rPr>
          <w:rFonts w:eastAsiaTheme="minorEastAsia"/>
        </w:rPr>
      </w:pPr>
      <w:r>
        <w:rPr>
          <w:rFonts w:hint="eastAsia"/>
        </w:rPr>
        <w:t>在自然界中，有大量的不同物种的生物生存繁衍，存活在自然界中的生物显示出了它们对自然环境的优秀的适应力。人们受到这些现象的启发，投身于研究和模拟生物的各种特性，研究其如何保证种群的生存，如何从大量灭亡的种群中个脱颖而出，为设计和开发人工自适应系统提供了强</w:t>
      </w:r>
      <w:r w:rsidR="007A1F25">
        <w:rPr>
          <w:rFonts w:hint="eastAsia"/>
        </w:rPr>
        <w:t>有</w:t>
      </w:r>
      <w:r>
        <w:rPr>
          <w:rFonts w:hint="eastAsia"/>
        </w:rPr>
        <w:t>力的参考</w:t>
      </w:r>
      <w:r w:rsidR="00181205">
        <w:rPr>
          <w:rFonts w:hint="eastAsia"/>
        </w:rPr>
        <w:t>。</w:t>
      </w:r>
      <w:r w:rsidR="00181205">
        <w:rPr>
          <w:rFonts w:eastAsiaTheme="minorEastAsia" w:hint="eastAsia"/>
        </w:rPr>
        <w:t>遗传算法（</w:t>
      </w:r>
      <w:r w:rsidR="00181205">
        <w:rPr>
          <w:rFonts w:eastAsiaTheme="minorEastAsia" w:hint="eastAsia"/>
        </w:rPr>
        <w:t>Genetic</w:t>
      </w:r>
      <w:r w:rsidR="00181205">
        <w:rPr>
          <w:rFonts w:eastAsiaTheme="minorEastAsia"/>
        </w:rPr>
        <w:t xml:space="preserve"> </w:t>
      </w:r>
      <w:r w:rsidR="00181205">
        <w:rPr>
          <w:rFonts w:eastAsiaTheme="minorEastAsia" w:hint="eastAsia"/>
        </w:rPr>
        <w:t>Algorithm</w:t>
      </w:r>
      <w:r w:rsidR="00181205">
        <w:rPr>
          <w:rFonts w:eastAsiaTheme="minorEastAsia" w:hint="eastAsia"/>
        </w:rPr>
        <w:t>）就是这种用计算机模拟生物行为的算法中令人瞩目的重要成果。基于模拟生物遗传与进化的过程，遗传算法</w:t>
      </w:r>
      <w:r w:rsidR="008A1FB2">
        <w:rPr>
          <w:rFonts w:eastAsiaTheme="minorEastAsia" w:hint="eastAsia"/>
        </w:rPr>
        <w:t>使各类</w:t>
      </w:r>
      <w:r w:rsidR="00181205">
        <w:rPr>
          <w:rFonts w:eastAsiaTheme="minorEastAsia" w:hint="eastAsia"/>
        </w:rPr>
        <w:t>人工系统具有很好的自适应能力和优化能力。</w:t>
      </w:r>
      <w:r w:rsidR="00117CD0">
        <w:rPr>
          <w:rFonts w:eastAsiaTheme="minorEastAsia" w:hint="eastAsia"/>
        </w:rPr>
        <w:t>通过使用交叉、变异、优胜劣汰等启发式算子，遗传算法经常被用来解决优化问题和大空间搜索问题，解的质量通常很高</w:t>
      </w:r>
      <w:r w:rsidR="001648E3" w:rsidRPr="001648E3">
        <w:rPr>
          <w:rFonts w:eastAsiaTheme="minorEastAsia" w:hint="eastAsia"/>
          <w:vertAlign w:val="superscript"/>
        </w:rPr>
        <w:t>[14]</w:t>
      </w:r>
      <w:r w:rsidR="00117CD0">
        <w:rPr>
          <w:rFonts w:eastAsiaTheme="minorEastAsia" w:hint="eastAsia"/>
        </w:rPr>
        <w:t>。</w:t>
      </w:r>
    </w:p>
    <w:p w14:paraId="6AC6F302" w14:textId="77777777" w:rsidR="00C81A87" w:rsidRDefault="00117CD0" w:rsidP="00E45C37">
      <w:pPr>
        <w:pStyle w:val="a0"/>
        <w:ind w:firstLine="480"/>
        <w:rPr>
          <w:rFonts w:eastAsiaTheme="minorEastAsia"/>
        </w:rPr>
      </w:pPr>
      <w:r>
        <w:rPr>
          <w:rFonts w:eastAsiaTheme="minorEastAsia" w:hint="eastAsia"/>
        </w:rPr>
        <w:t>在遗传算法中，</w:t>
      </w:r>
      <w:r w:rsidR="00F23AB1">
        <w:rPr>
          <w:rFonts w:eastAsiaTheme="minorEastAsia" w:hint="eastAsia"/>
        </w:rPr>
        <w:t>包含候选解（一般称作个体）的种群会随着算法的进行向更优的方向进化。每个</w:t>
      </w:r>
      <w:r w:rsidR="000F32B2">
        <w:rPr>
          <w:rFonts w:eastAsiaTheme="minorEastAsia" w:hint="eastAsia"/>
        </w:rPr>
        <w:t>候选解都有一系列的属性（基因序列），编码为计算机可理解的数据，通常是二进制的</w:t>
      </w:r>
      <w:r w:rsidR="000F32B2">
        <w:rPr>
          <w:rFonts w:eastAsiaTheme="minorEastAsia" w:hint="eastAsia"/>
        </w:rPr>
        <w:t>01</w:t>
      </w:r>
      <w:r w:rsidR="000F32B2">
        <w:rPr>
          <w:rFonts w:eastAsiaTheme="minorEastAsia" w:hint="eastAsia"/>
        </w:rPr>
        <w:t>字符串，但也有其他的编码方式。</w:t>
      </w:r>
      <w:r w:rsidR="008A1FB2">
        <w:rPr>
          <w:rFonts w:eastAsiaTheme="minorEastAsia" w:hint="eastAsia"/>
        </w:rPr>
        <w:t>遗传算法以编码后的基因作为运算对象，而传统的优化算法往往直接</w:t>
      </w:r>
      <w:r w:rsidR="00DD07C8">
        <w:rPr>
          <w:rFonts w:eastAsiaTheme="minorEastAsia" w:hint="eastAsia"/>
        </w:rPr>
        <w:t>优化计算编码前的实际值本身</w:t>
      </w:r>
      <w:r w:rsidR="00C81A87">
        <w:rPr>
          <w:rFonts w:eastAsiaTheme="minorEastAsia" w:hint="eastAsia"/>
        </w:rPr>
        <w:t>。这种处理方式使得我们可以应用遗传算法来解决一些无数值概念只有代码概念的优化问题。</w:t>
      </w:r>
    </w:p>
    <w:p w14:paraId="6D65956D" w14:textId="77777777" w:rsidR="000F32B2" w:rsidRDefault="000F32B2">
      <w:pPr>
        <w:pStyle w:val="a0"/>
        <w:ind w:firstLine="480"/>
        <w:rPr>
          <w:rFonts w:eastAsiaTheme="minorEastAsia"/>
        </w:rPr>
      </w:pPr>
      <w:r>
        <w:rPr>
          <w:rFonts w:eastAsiaTheme="minorEastAsia" w:hint="eastAsia"/>
        </w:rPr>
        <w:t>演化过程通常从一个充满随机生成的个体的种群开始，每次迭代会产生一个新一代种群，</w:t>
      </w:r>
      <w:del w:id="513" w:author="王勖" w:date="2017-05-26T21:21:00Z">
        <w:r w:rsidDel="00546DDF">
          <w:rPr>
            <w:rFonts w:eastAsiaTheme="minorEastAsia" w:hint="eastAsia"/>
          </w:rPr>
          <w:delText>称做</w:delText>
        </w:r>
      </w:del>
      <w:ins w:id="514" w:author="王勖" w:date="2017-05-26T21:21:00Z">
        <w:r w:rsidR="00546DDF">
          <w:rPr>
            <w:rFonts w:eastAsiaTheme="minorEastAsia" w:hint="eastAsia"/>
          </w:rPr>
          <w:t>称作</w:t>
        </w:r>
      </w:ins>
      <w:r>
        <w:rPr>
          <w:rFonts w:eastAsiaTheme="minorEastAsia" w:hint="eastAsia"/>
        </w:rPr>
        <w:t>一次进化。在每一代种群中，需要计算每个个体的适应度。适应度通常是基因的一个函数，适应度越高，离问题的最优解越近。</w:t>
      </w:r>
      <w:r w:rsidR="002849F5">
        <w:rPr>
          <w:rFonts w:eastAsiaTheme="minorEastAsia" w:hint="eastAsia"/>
        </w:rPr>
        <w:t>进化时要从当前种群选择适应度较高的个体，通过合并原基因并且做随机变异的方式据此生成新的个体，重复此过程产生出新的种群。新一代种群又被用于下一次迭代来产生又一个新种群。一般在达到最大迭代次数或种群中某个体适应度已经足够高时，算法就会停止。</w:t>
      </w:r>
    </w:p>
    <w:p w14:paraId="6D22609E" w14:textId="77777777" w:rsidR="001A43AE" w:rsidRDefault="00512474">
      <w:pPr>
        <w:pStyle w:val="a0"/>
        <w:ind w:firstLine="480"/>
        <w:rPr>
          <w:rFonts w:eastAsiaTheme="minorEastAsia"/>
        </w:rPr>
      </w:pPr>
      <w:r>
        <w:rPr>
          <w:rFonts w:eastAsiaTheme="minorEastAsia" w:hint="eastAsia"/>
        </w:rPr>
        <w:t>典型的遗传算法需要（</w:t>
      </w:r>
      <w:r w:rsidR="001A43AE">
        <w:rPr>
          <w:rFonts w:eastAsiaTheme="minorEastAsia" w:hint="eastAsia"/>
        </w:rPr>
        <w:t>1</w:t>
      </w:r>
      <w:r w:rsidR="001A43AE">
        <w:rPr>
          <w:rFonts w:eastAsiaTheme="minorEastAsia" w:hint="eastAsia"/>
        </w:rPr>
        <w:t>）</w:t>
      </w:r>
      <w:r w:rsidR="00583E43">
        <w:rPr>
          <w:rFonts w:eastAsiaTheme="minorEastAsia" w:hint="eastAsia"/>
        </w:rPr>
        <w:t>在候选解和基因</w:t>
      </w:r>
      <w:r w:rsidR="003D7998">
        <w:rPr>
          <w:rFonts w:eastAsiaTheme="minorEastAsia" w:hint="eastAsia"/>
        </w:rPr>
        <w:t>序列</w:t>
      </w:r>
      <w:r w:rsidR="00583E43">
        <w:rPr>
          <w:rFonts w:eastAsiaTheme="minorEastAsia" w:hint="eastAsia"/>
        </w:rPr>
        <w:t>之间编解码的方式</w:t>
      </w:r>
      <w:r>
        <w:rPr>
          <w:rFonts w:eastAsiaTheme="minorEastAsia" w:hint="eastAsia"/>
        </w:rPr>
        <w:t>；</w:t>
      </w:r>
      <w:r w:rsidR="00583E43">
        <w:rPr>
          <w:rFonts w:eastAsiaTheme="minorEastAsia" w:hint="eastAsia"/>
        </w:rPr>
        <w:t>（</w:t>
      </w:r>
      <w:r w:rsidR="00583E43">
        <w:rPr>
          <w:rFonts w:eastAsiaTheme="minorEastAsia" w:hint="eastAsia"/>
        </w:rPr>
        <w:t>2</w:t>
      </w:r>
      <w:r w:rsidR="00583E43">
        <w:rPr>
          <w:rFonts w:eastAsiaTheme="minorEastAsia" w:hint="eastAsia"/>
        </w:rPr>
        <w:t>）用于评估基因的适应度函数。基因</w:t>
      </w:r>
      <w:r w:rsidR="003D7998">
        <w:rPr>
          <w:rFonts w:eastAsiaTheme="minorEastAsia" w:hint="eastAsia"/>
        </w:rPr>
        <w:t>序列</w:t>
      </w:r>
      <w:r w:rsidR="00583E43">
        <w:rPr>
          <w:rFonts w:eastAsiaTheme="minorEastAsia" w:hint="eastAsia"/>
        </w:rPr>
        <w:t>的表示一般是</w:t>
      </w:r>
      <w:r w:rsidR="00583E43">
        <w:rPr>
          <w:rFonts w:eastAsiaTheme="minorEastAsia" w:hint="eastAsia"/>
        </w:rPr>
        <w:t>01</w:t>
      </w:r>
      <w:r w:rsidR="00583E43">
        <w:rPr>
          <w:rFonts w:eastAsiaTheme="minorEastAsia" w:hint="eastAsia"/>
        </w:rPr>
        <w:t>数组，也可能是整数数组、浮点数数组、字符数组、</w:t>
      </w:r>
      <w:r w:rsidR="003D7998">
        <w:rPr>
          <w:rFonts w:eastAsiaTheme="minorEastAsia" w:hint="eastAsia"/>
        </w:rPr>
        <w:t>自定义</w:t>
      </w:r>
      <w:r w:rsidR="00583E43">
        <w:rPr>
          <w:rFonts w:eastAsiaTheme="minorEastAsia" w:hint="eastAsia"/>
        </w:rPr>
        <w:t>结构</w:t>
      </w:r>
      <w:r w:rsidR="003D7998">
        <w:rPr>
          <w:rFonts w:eastAsiaTheme="minorEastAsia" w:hint="eastAsia"/>
        </w:rPr>
        <w:t>的</w:t>
      </w:r>
      <w:r w:rsidR="00583E43">
        <w:rPr>
          <w:rFonts w:eastAsiaTheme="minorEastAsia" w:hint="eastAsia"/>
        </w:rPr>
        <w:t>数组等。</w:t>
      </w:r>
      <w:r w:rsidR="003D7998">
        <w:rPr>
          <w:rFonts w:eastAsiaTheme="minorEastAsia" w:hint="eastAsia"/>
        </w:rPr>
        <w:t>这样表示基因序列的主要目的是使它们的基因</w:t>
      </w:r>
      <w:r w:rsidR="00770292">
        <w:rPr>
          <w:rFonts w:eastAsiaTheme="minorEastAsia" w:hint="eastAsia"/>
        </w:rPr>
        <w:t>在长度上对齐，并且具有固定的大小，有利于方便地进行交叉变异等操作。可变长度的基因有时也会被使用，但实现起来更加复杂。</w:t>
      </w:r>
    </w:p>
    <w:p w14:paraId="5AE18E80" w14:textId="77777777" w:rsidR="00C4776F" w:rsidRDefault="008E168A" w:rsidP="00944511">
      <w:pPr>
        <w:pStyle w:val="a0"/>
        <w:ind w:firstLine="480"/>
        <w:rPr>
          <w:rFonts w:eastAsiaTheme="minorEastAsia"/>
        </w:rPr>
      </w:pPr>
      <w:r>
        <w:rPr>
          <w:rFonts w:eastAsiaTheme="minorEastAsia" w:hint="eastAsia"/>
        </w:rPr>
        <w:t>种群的规模取决于实际问题，通常包含成百上千的个体。初始化时，一般会选择随机生成的种群，允许随机生成的</w:t>
      </w:r>
      <w:r w:rsidR="00112A45">
        <w:rPr>
          <w:rFonts w:eastAsiaTheme="minorEastAsia" w:hint="eastAsia"/>
        </w:rPr>
        <w:t>个体</w:t>
      </w:r>
      <w:r>
        <w:rPr>
          <w:rFonts w:eastAsiaTheme="minorEastAsia" w:hint="eastAsia"/>
        </w:rPr>
        <w:t>遍布整个解空间</w:t>
      </w:r>
      <w:r w:rsidR="00112A45">
        <w:rPr>
          <w:rFonts w:eastAsiaTheme="minorEastAsia" w:hint="eastAsia"/>
        </w:rPr>
        <w:t>（又称搜索空间）</w:t>
      </w:r>
      <w:r>
        <w:rPr>
          <w:rFonts w:eastAsiaTheme="minorEastAsia" w:hint="eastAsia"/>
        </w:rPr>
        <w:t>中</w:t>
      </w:r>
      <w:r w:rsidR="00112A45">
        <w:rPr>
          <w:rFonts w:eastAsiaTheme="minorEastAsia" w:hint="eastAsia"/>
        </w:rPr>
        <w:t>，有时随机“播</w:t>
      </w:r>
      <w:r w:rsidR="00112A45">
        <w:rPr>
          <w:rFonts w:eastAsiaTheme="minorEastAsia" w:hint="eastAsia"/>
        </w:rPr>
        <w:lastRenderedPageBreak/>
        <w:t>种”的个体刚好会出现在最优解的附近。</w:t>
      </w:r>
    </w:p>
    <w:p w14:paraId="1A249D25" w14:textId="77777777" w:rsidR="003038F4" w:rsidRDefault="006770F4" w:rsidP="003038F4">
      <w:pPr>
        <w:pStyle w:val="a0"/>
        <w:ind w:firstLine="480"/>
        <w:rPr>
          <w:rFonts w:eastAsiaTheme="minorEastAsia"/>
        </w:rPr>
      </w:pPr>
      <w:r>
        <w:rPr>
          <w:rFonts w:eastAsiaTheme="minorEastAsia" w:hint="eastAsia"/>
        </w:rPr>
        <w:t>遗传算法通常用来解决全局最优化问题</w:t>
      </w:r>
      <w:r w:rsidR="009747F3">
        <w:rPr>
          <w:rFonts w:eastAsiaTheme="minorEastAsia" w:hint="eastAsia"/>
        </w:rPr>
        <w:t>，特别是目标函数非常复杂的问题。因为不依赖目标函数梯度的交叉变异等混合操作可以有效地让种群跳出局部最优，而爬山法和梯度下降就容易陷在局部最优中。</w:t>
      </w:r>
      <w:r w:rsidR="0066173A">
        <w:rPr>
          <w:rFonts w:eastAsiaTheme="minorEastAsia" w:hint="eastAsia"/>
        </w:rPr>
        <w:t>又因为遗传算法不依赖目标函数的梯度</w:t>
      </w:r>
      <w:r w:rsidR="00C81A87">
        <w:rPr>
          <w:rFonts w:eastAsiaTheme="minorEastAsia" w:hint="eastAsia"/>
        </w:rPr>
        <w:t>，直接以目标函数值作为搜索信息</w:t>
      </w:r>
      <w:r w:rsidR="0066173A">
        <w:rPr>
          <w:rFonts w:eastAsiaTheme="minorEastAsia" w:hint="eastAsia"/>
        </w:rPr>
        <w:t>，所以非常适合目标函数不可微不可导</w:t>
      </w:r>
      <w:r w:rsidR="00C81A87">
        <w:rPr>
          <w:rFonts w:eastAsiaTheme="minorEastAsia" w:hint="eastAsia"/>
        </w:rPr>
        <w:t>或者很难求导</w:t>
      </w:r>
      <w:r w:rsidR="0066173A">
        <w:rPr>
          <w:rFonts w:eastAsiaTheme="minorEastAsia" w:hint="eastAsia"/>
        </w:rPr>
        <w:t>的问题</w:t>
      </w:r>
      <w:r w:rsidR="00423F43">
        <w:rPr>
          <w:rFonts w:eastAsiaTheme="minorEastAsia" w:hint="eastAsia"/>
        </w:rPr>
        <w:t>，泛用性很高</w:t>
      </w:r>
      <w:r w:rsidR="0066173A">
        <w:rPr>
          <w:rFonts w:eastAsiaTheme="minorEastAsia" w:hint="eastAsia"/>
        </w:rPr>
        <w:t>。</w:t>
      </w:r>
    </w:p>
    <w:p w14:paraId="09AD435A" w14:textId="77777777" w:rsidR="003038F4" w:rsidRDefault="00944511" w:rsidP="003038F4">
      <w:pPr>
        <w:pStyle w:val="a0"/>
        <w:ind w:firstLine="480"/>
        <w:rPr>
          <w:rFonts w:eastAsiaTheme="minorEastAsia"/>
        </w:rPr>
      </w:pPr>
      <w:r>
        <w:rPr>
          <w:rFonts w:eastAsiaTheme="minorEastAsia" w:hint="eastAsia"/>
        </w:rPr>
        <w:t>传统的优化算法一般都会从单个初始值开始迭代求解问题，而遗传算法是从多个初始值开始搜索，从单初始值搜索容易误入局部最优解，而遗传算法的搜索覆盖面大，有利于全局择优，这是遗传算法与传统优化算法</w:t>
      </w:r>
      <w:r w:rsidR="00DF0306">
        <w:rPr>
          <w:rFonts w:eastAsiaTheme="minorEastAsia" w:hint="eastAsia"/>
        </w:rPr>
        <w:t>相比的优势</w:t>
      </w:r>
      <w:r>
        <w:rPr>
          <w:rFonts w:eastAsiaTheme="minorEastAsia" w:hint="eastAsia"/>
        </w:rPr>
        <w:t>。</w:t>
      </w:r>
    </w:p>
    <w:p w14:paraId="56FD7BEE" w14:textId="77777777" w:rsidR="0066173A" w:rsidRPr="00944511" w:rsidRDefault="00492DB8" w:rsidP="00360DDF">
      <w:pPr>
        <w:pStyle w:val="a0"/>
        <w:ind w:firstLine="480"/>
        <w:rPr>
          <w:rFonts w:eastAsiaTheme="minorEastAsia"/>
        </w:rPr>
      </w:pPr>
      <w:r>
        <w:rPr>
          <w:rFonts w:eastAsiaTheme="minorEastAsia" w:hint="eastAsia"/>
        </w:rPr>
        <w:t>由于</w:t>
      </w:r>
      <w:r w:rsidR="00423F43">
        <w:rPr>
          <w:rFonts w:eastAsiaTheme="minorEastAsia" w:hint="eastAsia"/>
        </w:rPr>
        <w:t>遗传算法</w:t>
      </w:r>
      <w:r w:rsidR="001B7D32">
        <w:rPr>
          <w:rFonts w:eastAsiaTheme="minorEastAsia" w:hint="eastAsia"/>
        </w:rPr>
        <w:t>中的交叉</w:t>
      </w:r>
      <w:r>
        <w:rPr>
          <w:rFonts w:eastAsiaTheme="minorEastAsia" w:hint="eastAsia"/>
        </w:rPr>
        <w:t>变异</w:t>
      </w:r>
      <w:r w:rsidR="001B7D32">
        <w:rPr>
          <w:rFonts w:eastAsiaTheme="minorEastAsia" w:hint="eastAsia"/>
        </w:rPr>
        <w:t>操作</w:t>
      </w:r>
      <w:r>
        <w:rPr>
          <w:rFonts w:eastAsiaTheme="minorEastAsia" w:hint="eastAsia"/>
        </w:rPr>
        <w:t>都是</w:t>
      </w:r>
      <w:r w:rsidR="001B7D32">
        <w:rPr>
          <w:rFonts w:eastAsiaTheme="minorEastAsia" w:hint="eastAsia"/>
        </w:rPr>
        <w:t>具有随机性的，与传统</w:t>
      </w:r>
      <w:r w:rsidR="00D14187">
        <w:rPr>
          <w:rFonts w:eastAsiaTheme="minorEastAsia" w:hint="eastAsia"/>
        </w:rPr>
        <w:t>的优化算法</w:t>
      </w:r>
      <w:r w:rsidR="001B7D32">
        <w:rPr>
          <w:rFonts w:eastAsiaTheme="minorEastAsia" w:hint="eastAsia"/>
        </w:rPr>
        <w:t>通常使用</w:t>
      </w:r>
      <w:r>
        <w:rPr>
          <w:rFonts w:eastAsiaTheme="minorEastAsia" w:hint="eastAsia"/>
        </w:rPr>
        <w:t>人工制定的规则</w:t>
      </w:r>
      <w:r w:rsidR="001B7D32">
        <w:rPr>
          <w:rFonts w:eastAsiaTheme="minorEastAsia" w:hint="eastAsia"/>
        </w:rPr>
        <w:t>不同</w:t>
      </w:r>
      <w:r>
        <w:rPr>
          <w:rFonts w:eastAsiaTheme="minorEastAsia" w:hint="eastAsia"/>
        </w:rPr>
        <w:t>，所以遗传算法属于随机化搜索的一种。</w:t>
      </w:r>
      <w:r w:rsidR="003038F4">
        <w:rPr>
          <w:rFonts w:eastAsiaTheme="minorEastAsia" w:hint="eastAsia"/>
        </w:rPr>
        <w:t>传统</w:t>
      </w:r>
      <w:r w:rsidR="00D14187">
        <w:rPr>
          <w:rFonts w:eastAsiaTheme="minorEastAsia" w:hint="eastAsia"/>
        </w:rPr>
        <w:t>的优化算法通常</w:t>
      </w:r>
      <w:r w:rsidR="003038F4">
        <w:rPr>
          <w:rFonts w:eastAsiaTheme="minorEastAsia" w:hint="eastAsia"/>
        </w:rPr>
        <w:t>使用确定性的搜索方法，</w:t>
      </w:r>
      <w:r w:rsidR="00D14187">
        <w:rPr>
          <w:rFonts w:eastAsiaTheme="minorEastAsia" w:hint="eastAsia"/>
        </w:rPr>
        <w:t>从搜索空间中的</w:t>
      </w:r>
      <w:r w:rsidR="003038F4">
        <w:rPr>
          <w:rFonts w:eastAsiaTheme="minorEastAsia" w:hint="eastAsia"/>
        </w:rPr>
        <w:t>一个点到另一个</w:t>
      </w:r>
      <w:r w:rsidR="00D14187">
        <w:rPr>
          <w:rFonts w:eastAsiaTheme="minorEastAsia" w:hint="eastAsia"/>
        </w:rPr>
        <w:t>点</w:t>
      </w:r>
      <w:r w:rsidR="003038F4">
        <w:rPr>
          <w:rFonts w:eastAsiaTheme="minorEastAsia" w:hint="eastAsia"/>
        </w:rPr>
        <w:t>有确定的转移方法和转移关系，这种确定性往往也有可能使得搜索永远达不到最优点，因而也限制了传统优化算法的应用范围，遗传算法则不然。虽然这种随机的特性也会在种群中产生一些适应度不高的个体，但是随着进化过程的进行，新的群体中总会更多地产生出许多</w:t>
      </w:r>
      <w:r w:rsidR="00536212">
        <w:rPr>
          <w:rFonts w:eastAsiaTheme="minorEastAsia" w:hint="eastAsia"/>
        </w:rPr>
        <w:t>优秀</w:t>
      </w:r>
      <w:r w:rsidR="003038F4">
        <w:rPr>
          <w:rFonts w:eastAsiaTheme="minorEastAsia" w:hint="eastAsia"/>
        </w:rPr>
        <w:t>的个体。</w:t>
      </w:r>
      <w:r>
        <w:rPr>
          <w:rFonts w:eastAsiaTheme="minorEastAsia" w:hint="eastAsia"/>
        </w:rPr>
        <w:t>算法中选择的目的是不断逼近最优解，交叉的目的是组合并保留可能产生最优解基因，变异的目的是使基因向解空间中随机的区域延伸、扩大搜索的范围。</w:t>
      </w:r>
    </w:p>
    <w:p w14:paraId="5588480E" w14:textId="77777777" w:rsidR="00DB2996" w:rsidRDefault="00321C45">
      <w:pPr>
        <w:pStyle w:val="2"/>
        <w:spacing w:before="156" w:after="156"/>
      </w:pPr>
      <w:bookmarkStart w:id="515" w:name="_Toc484097091"/>
      <w:r>
        <w:rPr>
          <w:rFonts w:hint="eastAsia"/>
        </w:rPr>
        <w:t>人工神经网络</w:t>
      </w:r>
      <w:bookmarkEnd w:id="515"/>
    </w:p>
    <w:p w14:paraId="68411ED2" w14:textId="77777777" w:rsidR="00536212" w:rsidRPr="00536212" w:rsidRDefault="00536212" w:rsidP="00536212">
      <w:pPr>
        <w:pStyle w:val="a0"/>
        <w:ind w:firstLine="480"/>
      </w:pPr>
      <w:r>
        <w:rPr>
          <w:rFonts w:hint="eastAsia"/>
        </w:rPr>
        <w:t>人工神经网络（</w:t>
      </w:r>
      <w:r>
        <w:rPr>
          <w:rFonts w:hint="eastAsia"/>
        </w:rPr>
        <w:t>Artificial Neural Network</w:t>
      </w:r>
      <w:r w:rsidR="00E10F17">
        <w:rPr>
          <w:rFonts w:hint="eastAsia"/>
        </w:rPr>
        <w:t>），简称神经网络，是一</w:t>
      </w:r>
      <w:r w:rsidR="001D6BC1">
        <w:rPr>
          <w:rFonts w:hint="eastAsia"/>
        </w:rPr>
        <w:t>种</w:t>
      </w:r>
      <w:r w:rsidR="00E10F17">
        <w:rPr>
          <w:rFonts w:hint="eastAsia"/>
        </w:rPr>
        <w:t>用于机器学习、计算机科学和其他学科研究的计算模型，基于大量简单单元（称作人造神经元）</w:t>
      </w:r>
      <w:r w:rsidR="00360DDF">
        <w:rPr>
          <w:rFonts w:hint="eastAsia"/>
        </w:rPr>
        <w:t>的连接来模拟生物大脑中的神经系统。在神经元之间的连接上传递有不同强度的激活信号，</w:t>
      </w:r>
      <w:r w:rsidR="00360DDF" w:rsidRPr="00360DDF">
        <w:rPr>
          <w:rFonts w:hint="eastAsia"/>
        </w:rPr>
        <w:t>如果组合的输入信号足够强，神经元将被激活，并且信号传播到与其连接的其他神经元</w:t>
      </w:r>
      <w:r w:rsidR="00360DDF">
        <w:rPr>
          <w:rFonts w:hint="eastAsia"/>
        </w:rPr>
        <w:t>。这种系统可以</w:t>
      </w:r>
      <w:r w:rsidR="008216D7">
        <w:rPr>
          <w:rFonts w:hint="eastAsia"/>
        </w:rPr>
        <w:t>不用显式地编程，而是通过样本训练出来，并且能很好地解决某些使用传统算法</w:t>
      </w:r>
      <w:r w:rsidR="00DF1572">
        <w:rPr>
          <w:rFonts w:hint="eastAsia"/>
        </w:rPr>
        <w:t>时不好找到问题解的模型</w:t>
      </w:r>
      <w:r w:rsidR="008216D7">
        <w:rPr>
          <w:rFonts w:hint="eastAsia"/>
        </w:rPr>
        <w:t>的问题。</w:t>
      </w:r>
      <w:r w:rsidR="008216D7" w:rsidRPr="008216D7">
        <w:rPr>
          <w:rFonts w:hint="eastAsia"/>
        </w:rPr>
        <w:t>像其他机器学习方法一样，神经网络已经被用于解决使用普通的基于规则的编程难以解决的各种各样的任务，如计算机视觉和语音识别。</w:t>
      </w:r>
    </w:p>
    <w:p w14:paraId="2548410C" w14:textId="7D3643C1" w:rsidR="00C93617" w:rsidRDefault="00CD7B15" w:rsidP="00C93617">
      <w:pPr>
        <w:pStyle w:val="a0"/>
        <w:ind w:firstLine="480"/>
      </w:pPr>
      <w:commentRangeStart w:id="516"/>
      <w:commentRangeStart w:id="517"/>
      <w:r>
        <w:rPr>
          <w:rFonts w:hint="eastAsia"/>
        </w:rPr>
        <w:t>如</w:t>
      </w:r>
      <w:r>
        <w:fldChar w:fldCharType="begin"/>
      </w:r>
      <w:r>
        <w:instrText xml:space="preserve"> </w:instrText>
      </w:r>
      <w:r>
        <w:rPr>
          <w:rFonts w:hint="eastAsia"/>
        </w:rPr>
        <w:instrText>REF _Ref483484717 \h</w:instrText>
      </w:r>
      <w:r>
        <w:instrText xml:space="preserve"> </w:instrText>
      </w:r>
      <w:r>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2</w:t>
      </w:r>
      <w:r w:rsidR="00057756">
        <w:rPr>
          <w:sz w:val="21"/>
          <w:szCs w:val="21"/>
        </w:rPr>
        <w:t>.</w:t>
      </w:r>
      <w:r w:rsidR="00057756">
        <w:rPr>
          <w:noProof/>
          <w:sz w:val="21"/>
          <w:szCs w:val="21"/>
        </w:rPr>
        <w:t>1</w:t>
      </w:r>
      <w:r>
        <w:fldChar w:fldCharType="end"/>
      </w:r>
      <w:commentRangeEnd w:id="516"/>
      <w:r w:rsidR="000436CF">
        <w:rPr>
          <w:rStyle w:val="aff5"/>
        </w:rPr>
        <w:commentReference w:id="516"/>
      </w:r>
      <w:commentRangeEnd w:id="517"/>
      <w:r w:rsidR="00107474">
        <w:rPr>
          <w:rStyle w:val="aff5"/>
        </w:rPr>
        <w:commentReference w:id="517"/>
      </w:r>
      <w:r w:rsidR="009D1457">
        <w:rPr>
          <w:rFonts w:hint="eastAsia"/>
        </w:rPr>
        <w:t>，通常，神经元会被组织成层的形式，有输入层（</w:t>
      </w:r>
      <w:r w:rsidR="009D1457">
        <w:rPr>
          <w:rFonts w:hint="eastAsia"/>
        </w:rPr>
        <w:t>input</w:t>
      </w:r>
      <w:r w:rsidR="009D1457">
        <w:rPr>
          <w:rFonts w:hint="eastAsia"/>
        </w:rPr>
        <w:t>）、隐层（</w:t>
      </w:r>
      <w:r w:rsidR="009D1457">
        <w:rPr>
          <w:rFonts w:hint="eastAsia"/>
        </w:rPr>
        <w:t>hidden</w:t>
      </w:r>
      <w:r w:rsidR="009D1457">
        <w:rPr>
          <w:rFonts w:hint="eastAsia"/>
        </w:rPr>
        <w:t>）和输出层（</w:t>
      </w:r>
      <w:r w:rsidR="009D1457">
        <w:rPr>
          <w:rFonts w:hint="eastAsia"/>
        </w:rPr>
        <w:t>output</w:t>
      </w:r>
      <w:r w:rsidR="009D1457">
        <w:rPr>
          <w:rFonts w:hint="eastAsia"/>
        </w:rPr>
        <w:t>），隐层可以多于一层，神经元在层间连接。</w:t>
      </w:r>
      <w:r w:rsidR="00305C47">
        <w:rPr>
          <w:rFonts w:hint="eastAsia"/>
        </w:rPr>
        <w:t>现代的神经网络项目通常包括几千到几百万个神经元和数百万个连接，这样的网络的计算能力类似蠕虫的大脑，</w:t>
      </w:r>
      <w:r w:rsidR="00305C47">
        <w:rPr>
          <w:rFonts w:hint="eastAsia"/>
        </w:rPr>
        <w:lastRenderedPageBreak/>
        <w:t>比人类大脑简单几个数量级。神经元的状态和神经元间传递的信号通常是实数。</w:t>
      </w:r>
      <w:r w:rsidR="00305C47" w:rsidRPr="00305C47">
        <w:rPr>
          <w:rFonts w:hint="eastAsia"/>
        </w:rPr>
        <w:t>在每个连接和</w:t>
      </w:r>
      <w:r w:rsidR="00305C47">
        <w:rPr>
          <w:rFonts w:hint="eastAsia"/>
        </w:rPr>
        <w:t>神经元上可以存在阈值函数，使得传播的信号的大小不能超过</w:t>
      </w:r>
      <w:r w:rsidR="00305C47" w:rsidRPr="00305C47">
        <w:rPr>
          <w:rFonts w:hint="eastAsia"/>
        </w:rPr>
        <w:t>限制。</w:t>
      </w:r>
      <w:r w:rsidR="00305C47">
        <w:rPr>
          <w:rFonts w:hint="eastAsia"/>
        </w:rPr>
        <w:t>反向传播算法用来根据已知数据训练神经网络，使用正向的刺激来修改连接权重。</w:t>
      </w:r>
      <w:r w:rsidR="00AC3D8D">
        <w:rPr>
          <w:rFonts w:hint="eastAsia"/>
        </w:rPr>
        <w:t>然而，神经网络的每次训练是否成功</w:t>
      </w:r>
      <w:r w:rsidR="003E60A0">
        <w:rPr>
          <w:rFonts w:hint="eastAsia"/>
        </w:rPr>
        <w:t>是难以预知的</w:t>
      </w:r>
      <w:r w:rsidR="00AC3D8D">
        <w:rPr>
          <w:rFonts w:hint="eastAsia"/>
        </w:rPr>
        <w:t>，</w:t>
      </w:r>
      <w:r w:rsidR="003E60A0">
        <w:rPr>
          <w:rFonts w:hint="eastAsia"/>
        </w:rPr>
        <w:t>训练结束后，有些网络在特定问题上表现良好，有</w:t>
      </w:r>
      <w:r w:rsidR="00686218">
        <w:rPr>
          <w:noProof/>
        </w:rPr>
        <w:drawing>
          <wp:anchor distT="0" distB="0" distL="114300" distR="114300" simplePos="0" relativeHeight="251712512" behindDoc="0" locked="0" layoutInCell="1" allowOverlap="1" wp14:anchorId="67C364D6" wp14:editId="2C17C3C8">
            <wp:simplePos x="0" y="0"/>
            <wp:positionH relativeFrom="column">
              <wp:posOffset>1343025</wp:posOffset>
            </wp:positionH>
            <wp:positionV relativeFrom="paragraph">
              <wp:posOffset>1487805</wp:posOffset>
            </wp:positionV>
            <wp:extent cx="2872740" cy="3454400"/>
            <wp:effectExtent l="0" t="0" r="3810" b="0"/>
            <wp:wrapTopAndBottom/>
            <wp:docPr id="7" name="图片 7"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6/Colored_neural_network.svg/300px-Colored_neural_network.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2740" cy="3454400"/>
                    </a:xfrm>
                    <a:prstGeom prst="rect">
                      <a:avLst/>
                    </a:prstGeom>
                    <a:noFill/>
                    <a:ln>
                      <a:noFill/>
                    </a:ln>
                  </pic:spPr>
                </pic:pic>
              </a:graphicData>
            </a:graphic>
          </wp:anchor>
        </w:drawing>
      </w:r>
      <w:r w:rsidR="00686218">
        <w:rPr>
          <w:noProof/>
        </w:rPr>
        <mc:AlternateContent>
          <mc:Choice Requires="wps">
            <w:drawing>
              <wp:anchor distT="0" distB="0" distL="114300" distR="114300" simplePos="0" relativeHeight="251719680" behindDoc="0" locked="0" layoutInCell="1" allowOverlap="1" wp14:anchorId="7DCA23CF" wp14:editId="17478DE1">
                <wp:simplePos x="0" y="0"/>
                <wp:positionH relativeFrom="column">
                  <wp:posOffset>1343025</wp:posOffset>
                </wp:positionH>
                <wp:positionV relativeFrom="paragraph">
                  <wp:posOffset>4999355</wp:posOffset>
                </wp:positionV>
                <wp:extent cx="2872740" cy="274320"/>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2872740" cy="274320"/>
                        </a:xfrm>
                        <a:prstGeom prst="rect">
                          <a:avLst/>
                        </a:prstGeom>
                        <a:solidFill>
                          <a:prstClr val="white"/>
                        </a:solidFill>
                        <a:ln>
                          <a:noFill/>
                        </a:ln>
                      </wps:spPr>
                      <wps:txbx>
                        <w:txbxContent>
                          <w:p w14:paraId="4FB509CC" w14:textId="0569C433" w:rsidR="00235C74" w:rsidRPr="00C526FF" w:rsidRDefault="00235C74" w:rsidP="00CD7B15">
                            <w:pPr>
                              <w:pStyle w:val="a5"/>
                              <w:rPr>
                                <w:b w:val="0"/>
                                <w:sz w:val="21"/>
                                <w:szCs w:val="21"/>
                              </w:rPr>
                            </w:pPr>
                            <w:bookmarkStart w:id="518" w:name="_Ref483484717"/>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2</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w:t>
                            </w:r>
                            <w:r>
                              <w:rPr>
                                <w:b w:val="0"/>
                                <w:sz w:val="21"/>
                                <w:szCs w:val="21"/>
                              </w:rPr>
                              <w:fldChar w:fldCharType="end"/>
                            </w:r>
                            <w:bookmarkEnd w:id="518"/>
                            <w:r w:rsidRPr="00C526FF">
                              <w:rPr>
                                <w:b w:val="0"/>
                                <w:sz w:val="21"/>
                                <w:szCs w:val="21"/>
                              </w:rPr>
                              <w:t xml:space="preserve"> </w:t>
                            </w:r>
                            <w:r w:rsidRPr="00C526FF">
                              <w:rPr>
                                <w:rFonts w:hint="eastAsia"/>
                                <w:b w:val="0"/>
                                <w:sz w:val="21"/>
                                <w:szCs w:val="21"/>
                              </w:rPr>
                              <w:t>人工神经网络的</w:t>
                            </w:r>
                            <w:r w:rsidRPr="00C526FF">
                              <w:rPr>
                                <w:b w:val="0"/>
                                <w:sz w:val="21"/>
                                <w:szCs w:val="21"/>
                              </w:rPr>
                              <w:t>层次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A23CF" id="文本框 23" o:spid="_x0000_s1027" type="#_x0000_t202" style="position:absolute;left:0;text-align:left;margin-left:105.75pt;margin-top:393.65pt;width:226.2pt;height:21.6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" stroked="f">
                <v:textbox style="mso-fit-shape-to-text:t" inset="0,0,0,0">
                  <w:txbxContent>
                    <w:p w14:paraId="4FB509CC" w14:textId="0569C433" w:rsidR="00235C74" w:rsidRPr="00C526FF" w:rsidRDefault="00235C74" w:rsidP="00CD7B15">
                      <w:pPr>
                        <w:pStyle w:val="a5"/>
                        <w:rPr>
                          <w:b w:val="0"/>
                          <w:sz w:val="21"/>
                          <w:szCs w:val="21"/>
                        </w:rPr>
                      </w:pPr>
                      <w:bookmarkStart w:id="519" w:name="_Ref483484717"/>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2</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w:t>
                      </w:r>
                      <w:r>
                        <w:rPr>
                          <w:b w:val="0"/>
                          <w:sz w:val="21"/>
                          <w:szCs w:val="21"/>
                        </w:rPr>
                        <w:fldChar w:fldCharType="end"/>
                      </w:r>
                      <w:bookmarkEnd w:id="519"/>
                      <w:r w:rsidRPr="00C526FF">
                        <w:rPr>
                          <w:b w:val="0"/>
                          <w:sz w:val="21"/>
                          <w:szCs w:val="21"/>
                        </w:rPr>
                        <w:t xml:space="preserve"> </w:t>
                      </w:r>
                      <w:r w:rsidRPr="00C526FF">
                        <w:rPr>
                          <w:rFonts w:hint="eastAsia"/>
                          <w:b w:val="0"/>
                          <w:sz w:val="21"/>
                          <w:szCs w:val="21"/>
                        </w:rPr>
                        <w:t>人工神经网络的</w:t>
                      </w:r>
                      <w:r w:rsidRPr="00C526FF">
                        <w:rPr>
                          <w:b w:val="0"/>
                          <w:sz w:val="21"/>
                          <w:szCs w:val="21"/>
                        </w:rPr>
                        <w:t>层次</w:t>
                      </w:r>
                    </w:p>
                  </w:txbxContent>
                </v:textbox>
                <w10:wrap type="topAndBottom"/>
              </v:shape>
            </w:pict>
          </mc:Fallback>
        </mc:AlternateContent>
      </w:r>
      <w:r w:rsidR="003E60A0">
        <w:rPr>
          <w:rFonts w:hint="eastAsia"/>
        </w:rPr>
        <w:t>些则不然，顺利的训练通常要花费很多个交互周期。</w:t>
      </w:r>
    </w:p>
    <w:p w14:paraId="5FF42C45" w14:textId="77777777" w:rsidR="009D1457" w:rsidRPr="008216D7" w:rsidRDefault="002B47FD" w:rsidP="00C93617">
      <w:pPr>
        <w:pStyle w:val="a0"/>
        <w:ind w:firstLine="480"/>
      </w:pPr>
      <w:r>
        <w:rPr>
          <w:rFonts w:hint="eastAsia"/>
        </w:rPr>
        <w:t>尽管有些神经网络的类型十分抽象，但大多</w:t>
      </w:r>
      <w:r w:rsidRPr="002B47FD">
        <w:rPr>
          <w:rFonts w:hint="eastAsia"/>
        </w:rPr>
        <w:t>神经网络的目标</w:t>
      </w:r>
      <w:r>
        <w:rPr>
          <w:rFonts w:hint="eastAsia"/>
        </w:rPr>
        <w:t>都</w:t>
      </w:r>
      <w:r w:rsidRPr="002B47FD">
        <w:rPr>
          <w:rFonts w:hint="eastAsia"/>
        </w:rPr>
        <w:t>是</w:t>
      </w:r>
      <w:r>
        <w:rPr>
          <w:rFonts w:hint="eastAsia"/>
        </w:rPr>
        <w:t>希望网络能</w:t>
      </w:r>
      <w:r w:rsidRPr="002B47FD">
        <w:rPr>
          <w:rFonts w:hint="eastAsia"/>
        </w:rPr>
        <w:t>以与人类相同的方式</w:t>
      </w:r>
      <w:r>
        <w:rPr>
          <w:rFonts w:hint="eastAsia"/>
        </w:rPr>
        <w:t>来</w:t>
      </w:r>
      <w:r w:rsidRPr="002B47FD">
        <w:rPr>
          <w:rFonts w:hint="eastAsia"/>
        </w:rPr>
        <w:t>解决问题</w:t>
      </w:r>
      <w:r>
        <w:rPr>
          <w:rFonts w:hint="eastAsia"/>
        </w:rPr>
        <w:t>。生物领域内对大脑的新研究经常会衍生出神经网络的一些新的模式，比如让神经元</w:t>
      </w:r>
      <w:r w:rsidR="00E01907">
        <w:rPr>
          <w:rFonts w:hint="eastAsia"/>
        </w:rPr>
        <w:t>动态</w:t>
      </w:r>
      <w:r>
        <w:rPr>
          <w:rFonts w:hint="eastAsia"/>
        </w:rPr>
        <w:t>跨层连接</w:t>
      </w:r>
      <w:r w:rsidR="00E01907">
        <w:rPr>
          <w:rFonts w:hint="eastAsia"/>
        </w:rPr>
        <w:t>等。</w:t>
      </w:r>
    </w:p>
    <w:p w14:paraId="355334C6" w14:textId="77777777" w:rsidR="00645B1A" w:rsidRDefault="00645B1A" w:rsidP="00645B1A">
      <w:pPr>
        <w:pStyle w:val="3"/>
        <w:spacing w:before="156" w:after="156"/>
        <w:ind w:firstLine="360"/>
      </w:pPr>
      <w:bookmarkStart w:id="520" w:name="_Toc484097092"/>
      <w:r>
        <w:rPr>
          <w:rFonts w:hint="eastAsia"/>
        </w:rPr>
        <w:t>Theano</w:t>
      </w:r>
      <w:bookmarkEnd w:id="520"/>
    </w:p>
    <w:p w14:paraId="541C645F" w14:textId="77777777" w:rsidR="00645B1A" w:rsidRPr="007318F0" w:rsidRDefault="00C93617" w:rsidP="00645B1A">
      <w:pPr>
        <w:pStyle w:val="aff1"/>
        <w:ind w:firstLine="432"/>
      </w:pPr>
      <w:r>
        <w:rPr>
          <w:rFonts w:hint="eastAsia"/>
        </w:rPr>
        <w:t>Theano</w:t>
      </w:r>
      <w:r w:rsidR="0052025D">
        <w:rPr>
          <w:rFonts w:hint="eastAsia"/>
        </w:rPr>
        <w:t>是一个</w:t>
      </w:r>
      <w:r w:rsidR="006D55C6">
        <w:rPr>
          <w:rFonts w:hint="eastAsia"/>
        </w:rPr>
        <w:t>用于定义、优化和计算各种数学表达式</w:t>
      </w:r>
      <w:r>
        <w:rPr>
          <w:rFonts w:hint="eastAsia"/>
        </w:rPr>
        <w:t>的</w:t>
      </w:r>
      <w:r w:rsidR="002E620B">
        <w:rPr>
          <w:rFonts w:hint="eastAsia"/>
        </w:rPr>
        <w:t>Python</w:t>
      </w:r>
      <w:r w:rsidR="007318F0">
        <w:rPr>
          <w:rFonts w:hint="eastAsia"/>
        </w:rPr>
        <w:t>框架</w:t>
      </w:r>
      <w:r w:rsidR="00704E96" w:rsidRPr="00704E96">
        <w:rPr>
          <w:rFonts w:hint="eastAsia"/>
          <w:vertAlign w:val="superscript"/>
        </w:rPr>
        <w:t>[</w:t>
      </w:r>
      <w:r w:rsidR="00704E96" w:rsidRPr="00704E96">
        <w:rPr>
          <w:vertAlign w:val="superscript"/>
        </w:rPr>
        <w:t>15</w:t>
      </w:r>
      <w:r w:rsidR="00704E96" w:rsidRPr="00704E96">
        <w:rPr>
          <w:rFonts w:hint="eastAsia"/>
          <w:vertAlign w:val="superscript"/>
        </w:rPr>
        <w:t>]</w:t>
      </w:r>
      <w:r>
        <w:rPr>
          <w:rFonts w:hint="eastAsia"/>
        </w:rPr>
        <w:t>，尤其擅长多维数组相关的计算</w:t>
      </w:r>
      <w:r w:rsidR="006D55C6">
        <w:rPr>
          <w:rFonts w:hint="eastAsia"/>
        </w:rPr>
        <w:t>。只需要切换一项配置，就可以使计算运行在</w:t>
      </w:r>
      <w:r w:rsidR="006D55C6">
        <w:rPr>
          <w:rFonts w:hint="eastAsia"/>
        </w:rPr>
        <w:t>CPU</w:t>
      </w:r>
      <w:r w:rsidR="006D55C6">
        <w:rPr>
          <w:rFonts w:hint="eastAsia"/>
        </w:rPr>
        <w:t>或</w:t>
      </w:r>
      <w:r w:rsidR="006D55C6">
        <w:rPr>
          <w:rFonts w:hint="eastAsia"/>
        </w:rPr>
        <w:t>GPU</w:t>
      </w:r>
      <w:r w:rsidR="006D55C6">
        <w:rPr>
          <w:rFonts w:hint="eastAsia"/>
        </w:rPr>
        <w:t>（使用</w:t>
      </w:r>
      <w:r w:rsidR="006D55C6">
        <w:rPr>
          <w:rFonts w:hint="eastAsia"/>
        </w:rPr>
        <w:t>CUDA</w:t>
      </w:r>
      <w:r w:rsidR="006D55C6">
        <w:rPr>
          <w:rFonts w:hint="eastAsia"/>
        </w:rPr>
        <w:t>）上</w:t>
      </w:r>
      <w:r>
        <w:rPr>
          <w:rFonts w:hint="eastAsia"/>
        </w:rPr>
        <w:t>。</w:t>
      </w:r>
      <w:r w:rsidR="007318F0">
        <w:rPr>
          <w:rFonts w:hint="eastAsia"/>
        </w:rPr>
        <w:t>Theano</w:t>
      </w:r>
      <w:r w:rsidR="007318F0">
        <w:rPr>
          <w:rFonts w:hint="eastAsia"/>
        </w:rPr>
        <w:t>的在大数据集上</w:t>
      </w:r>
      <w:r w:rsidR="00CC65CC">
        <w:rPr>
          <w:rFonts w:hint="eastAsia"/>
        </w:rPr>
        <w:t>的性能</w:t>
      </w:r>
      <w:r w:rsidR="007318F0">
        <w:rPr>
          <w:rFonts w:hint="eastAsia"/>
        </w:rPr>
        <w:t>与</w:t>
      </w:r>
      <w:r w:rsidR="00310F04">
        <w:rPr>
          <w:rFonts w:hint="eastAsia"/>
        </w:rPr>
        <w:t>用</w:t>
      </w:r>
      <w:r w:rsidR="00310F04">
        <w:rPr>
          <w:rFonts w:hint="eastAsia"/>
        </w:rPr>
        <w:t>C</w:t>
      </w:r>
      <w:r w:rsidR="00310F04">
        <w:rPr>
          <w:rFonts w:hint="eastAsia"/>
        </w:rPr>
        <w:t>语言手工</w:t>
      </w:r>
      <w:r w:rsidR="007318F0">
        <w:rPr>
          <w:rFonts w:hint="eastAsia"/>
        </w:rPr>
        <w:t>实现</w:t>
      </w:r>
      <w:r w:rsidR="00310F04">
        <w:rPr>
          <w:rFonts w:hint="eastAsia"/>
        </w:rPr>
        <w:t>的性能</w:t>
      </w:r>
      <w:r w:rsidR="00CC65CC">
        <w:rPr>
          <w:rFonts w:hint="eastAsia"/>
        </w:rPr>
        <w:t>相近</w:t>
      </w:r>
      <w:r w:rsidR="007318F0">
        <w:rPr>
          <w:rFonts w:hint="eastAsia"/>
        </w:rPr>
        <w:t>。并且</w:t>
      </w:r>
      <w:r>
        <w:rPr>
          <w:rFonts w:hint="eastAsia"/>
        </w:rPr>
        <w:t>Theano</w:t>
      </w:r>
      <w:r w:rsidR="007318F0">
        <w:rPr>
          <w:rFonts w:hint="eastAsia"/>
        </w:rPr>
        <w:t>支持对用户透明的使用</w:t>
      </w:r>
      <w:r w:rsidR="007318F0">
        <w:rPr>
          <w:rFonts w:hint="eastAsia"/>
        </w:rPr>
        <w:t>CUDA</w:t>
      </w:r>
      <w:r w:rsidR="007318F0">
        <w:rPr>
          <w:rFonts w:hint="eastAsia"/>
        </w:rPr>
        <w:t>优化计算的功能，可以使用户节省大量的开发时间。</w:t>
      </w:r>
      <w:r w:rsidR="00AB4CC1">
        <w:rPr>
          <w:rFonts w:hint="eastAsia"/>
        </w:rPr>
        <w:t>Theano</w:t>
      </w:r>
      <w:r w:rsidR="00AB4CC1">
        <w:rPr>
          <w:rFonts w:hint="eastAsia"/>
        </w:rPr>
        <w:t>同时还提供</w:t>
      </w:r>
      <w:r w:rsidR="00D139BF">
        <w:rPr>
          <w:rFonts w:hint="eastAsia"/>
        </w:rPr>
        <w:t>了</w:t>
      </w:r>
      <w:r w:rsidR="00AB4CC1">
        <w:rPr>
          <w:rFonts w:hint="eastAsia"/>
        </w:rPr>
        <w:t>建立和训练各种神经网络</w:t>
      </w:r>
      <w:r w:rsidR="00D139BF">
        <w:rPr>
          <w:rFonts w:hint="eastAsia"/>
        </w:rPr>
        <w:t>能力</w:t>
      </w:r>
      <w:r w:rsidR="00AB4CC1">
        <w:rPr>
          <w:rFonts w:hint="eastAsia"/>
        </w:rPr>
        <w:t>。</w:t>
      </w:r>
    </w:p>
    <w:p w14:paraId="6043858C" w14:textId="77777777" w:rsidR="00645B1A" w:rsidRDefault="00645B1A" w:rsidP="00645B1A">
      <w:pPr>
        <w:pStyle w:val="3"/>
        <w:spacing w:before="156" w:after="156"/>
        <w:ind w:firstLine="360"/>
      </w:pPr>
      <w:bookmarkStart w:id="521" w:name="_Toc484097093"/>
      <w:r>
        <w:rPr>
          <w:rFonts w:hint="eastAsia"/>
        </w:rPr>
        <w:t>Keras</w:t>
      </w:r>
      <w:bookmarkEnd w:id="521"/>
    </w:p>
    <w:p w14:paraId="1967416D" w14:textId="77777777" w:rsidR="00645B1A" w:rsidRDefault="00524F97" w:rsidP="004C725F">
      <w:pPr>
        <w:pStyle w:val="aff1"/>
        <w:ind w:firstLine="432"/>
      </w:pPr>
      <w:r>
        <w:rPr>
          <w:rFonts w:hint="eastAsia"/>
        </w:rPr>
        <w:t>Keras</w:t>
      </w:r>
      <w:r>
        <w:rPr>
          <w:rFonts w:hint="eastAsia"/>
        </w:rPr>
        <w:t>是一个支持</w:t>
      </w:r>
      <w:r>
        <w:rPr>
          <w:rFonts w:hint="eastAsia"/>
        </w:rPr>
        <w:t>Python</w:t>
      </w:r>
      <w:r>
        <w:rPr>
          <w:rFonts w:hint="eastAsia"/>
        </w:rPr>
        <w:t>的高级的神经网络编程接口</w:t>
      </w:r>
      <w:r w:rsidR="007770C6">
        <w:rPr>
          <w:rFonts w:hint="eastAsia"/>
        </w:rPr>
        <w:t>，提供简洁而一致的</w:t>
      </w:r>
      <w:r w:rsidR="007770C6">
        <w:rPr>
          <w:rFonts w:hint="eastAsia"/>
        </w:rPr>
        <w:t>API</w:t>
      </w:r>
      <w:r w:rsidR="007770C6">
        <w:rPr>
          <w:rFonts w:hint="eastAsia"/>
        </w:rPr>
        <w:t>，能</w:t>
      </w:r>
      <w:r w:rsidR="007770C6">
        <w:rPr>
          <w:rFonts w:hint="eastAsia"/>
        </w:rPr>
        <w:lastRenderedPageBreak/>
        <w:t>使一般的神经网络开发的工作量极大减少，使用</w:t>
      </w:r>
      <w:r w:rsidR="007770C6">
        <w:rPr>
          <w:rFonts w:hint="eastAsia"/>
        </w:rPr>
        <w:t>Keras</w:t>
      </w:r>
      <w:r w:rsidR="007770C6">
        <w:rPr>
          <w:rFonts w:hint="eastAsia"/>
        </w:rPr>
        <w:t>的</w:t>
      </w:r>
      <w:r w:rsidR="007770C6">
        <w:rPr>
          <w:rFonts w:hint="eastAsia"/>
        </w:rPr>
        <w:t>API</w:t>
      </w:r>
      <w:r w:rsidR="007770C6">
        <w:rPr>
          <w:rFonts w:hint="eastAsia"/>
        </w:rPr>
        <w:t>建立神经网络简单而快速。</w:t>
      </w:r>
      <w:r>
        <w:rPr>
          <w:rFonts w:hint="eastAsia"/>
        </w:rPr>
        <w:t>Keras</w:t>
      </w:r>
      <w:r>
        <w:rPr>
          <w:rFonts w:hint="eastAsia"/>
        </w:rPr>
        <w:t>的模型设计高度模块化</w:t>
      </w:r>
      <w:r w:rsidR="003E0342">
        <w:rPr>
          <w:rFonts w:hint="eastAsia"/>
        </w:rPr>
        <w:t>，包含正则化模块、网络层模块、代价函数模块、优化器、初始化模块等等</w:t>
      </w:r>
      <w:r>
        <w:rPr>
          <w:rFonts w:hint="eastAsia"/>
        </w:rPr>
        <w:t>，</w:t>
      </w:r>
      <w:r w:rsidR="003E0342">
        <w:rPr>
          <w:rFonts w:hint="eastAsia"/>
        </w:rPr>
        <w:t>在</w:t>
      </w:r>
      <w:r>
        <w:rPr>
          <w:rFonts w:hint="eastAsia"/>
        </w:rPr>
        <w:t>提供许多功能强大的模块同时也可以让用户自定义模块，</w:t>
      </w:r>
      <w:r w:rsidR="003E0342">
        <w:rPr>
          <w:rFonts w:hint="eastAsia"/>
        </w:rPr>
        <w:t>这种便利性提高了</w:t>
      </w:r>
      <w:r w:rsidR="003E0342">
        <w:rPr>
          <w:rFonts w:hint="eastAsia"/>
        </w:rPr>
        <w:t>Keras</w:t>
      </w:r>
      <w:r w:rsidR="003E0342">
        <w:rPr>
          <w:rFonts w:hint="eastAsia"/>
        </w:rPr>
        <w:t>的用户体验，使其适用于各种工程或研究工作。</w:t>
      </w:r>
      <w:r>
        <w:rPr>
          <w:rFonts w:hint="eastAsia"/>
        </w:rPr>
        <w:t>同时</w:t>
      </w:r>
      <w:r>
        <w:rPr>
          <w:rFonts w:hint="eastAsia"/>
        </w:rPr>
        <w:t>Keras</w:t>
      </w:r>
      <w:r>
        <w:rPr>
          <w:rFonts w:hint="eastAsia"/>
        </w:rPr>
        <w:t>还支持很方便的</w:t>
      </w:r>
      <w:r>
        <w:rPr>
          <w:rFonts w:hint="eastAsia"/>
        </w:rPr>
        <w:t>CPU</w:t>
      </w:r>
      <w:r>
        <w:rPr>
          <w:rFonts w:hint="eastAsia"/>
        </w:rPr>
        <w:t>与</w:t>
      </w:r>
      <w:r>
        <w:rPr>
          <w:rFonts w:hint="eastAsia"/>
        </w:rPr>
        <w:t>GPU</w:t>
      </w:r>
      <w:r>
        <w:rPr>
          <w:rFonts w:hint="eastAsia"/>
        </w:rPr>
        <w:t>的切换。</w:t>
      </w:r>
      <w:r w:rsidR="003E0342">
        <w:rPr>
          <w:rFonts w:hint="eastAsia"/>
        </w:rPr>
        <w:t>Keras</w:t>
      </w:r>
      <w:r w:rsidR="00C97112">
        <w:rPr>
          <w:rFonts w:hint="eastAsia"/>
        </w:rPr>
        <w:t>后端目前支持</w:t>
      </w:r>
      <w:r w:rsidR="00C97112">
        <w:rPr>
          <w:rFonts w:hint="eastAsia"/>
        </w:rPr>
        <w:t>Theano</w:t>
      </w:r>
      <w:r w:rsidR="00C97112">
        <w:rPr>
          <w:rFonts w:hint="eastAsia"/>
        </w:rPr>
        <w:t>和</w:t>
      </w:r>
      <w:r w:rsidR="00C97112">
        <w:rPr>
          <w:rFonts w:hint="eastAsia"/>
        </w:rPr>
        <w:t>Tensorflow</w:t>
      </w:r>
      <w:r w:rsidR="00C97112">
        <w:rPr>
          <w:rFonts w:hint="eastAsia"/>
        </w:rPr>
        <w:t>两种框架。</w:t>
      </w:r>
    </w:p>
    <w:p w14:paraId="2945A5DA" w14:textId="77777777" w:rsidR="00321C45" w:rsidRDefault="00321C45" w:rsidP="00321C45">
      <w:pPr>
        <w:pStyle w:val="2"/>
        <w:spacing w:before="156" w:after="156"/>
      </w:pPr>
      <w:bookmarkStart w:id="522" w:name="_Toc484097094"/>
      <w:r>
        <w:rPr>
          <w:rFonts w:hint="eastAsia"/>
        </w:rPr>
        <w:t>GPGPU</w:t>
      </w:r>
      <w:r>
        <w:rPr>
          <w:rFonts w:hint="eastAsia"/>
        </w:rPr>
        <w:t>并行计算</w:t>
      </w:r>
      <w:bookmarkEnd w:id="522"/>
    </w:p>
    <w:p w14:paraId="6FF858F6" w14:textId="77777777" w:rsidR="00530FA0" w:rsidRDefault="00595916" w:rsidP="00321C45">
      <w:pPr>
        <w:pStyle w:val="a0"/>
        <w:ind w:firstLine="480"/>
      </w:pPr>
      <w:r>
        <w:rPr>
          <w:rFonts w:hint="eastAsia"/>
        </w:rPr>
        <w:t>从</w:t>
      </w:r>
      <w:r>
        <w:rPr>
          <w:rFonts w:hint="eastAsia"/>
        </w:rPr>
        <w:t>20</w:t>
      </w:r>
      <w:r>
        <w:rPr>
          <w:rFonts w:hint="eastAsia"/>
        </w:rPr>
        <w:t>世纪末到现在，计算机技术不断发展，越来越多的行业开始使用计算机进行特定的计算。虽然</w:t>
      </w:r>
      <w:r>
        <w:rPr>
          <w:rFonts w:hint="eastAsia"/>
        </w:rPr>
        <w:t>CPU</w:t>
      </w:r>
      <w:r>
        <w:rPr>
          <w:rFonts w:hint="eastAsia"/>
        </w:rPr>
        <w:t>等硬件性能在不断的提高，</w:t>
      </w:r>
      <w:r w:rsidR="00F0031B">
        <w:rPr>
          <w:rFonts w:hint="eastAsia"/>
        </w:rPr>
        <w:t>但是应用上对计算效率的要求提高的更快，传统的串行程序在性能上已经无法满足计算密集型任务的需求。</w:t>
      </w:r>
      <w:r w:rsidR="00530FA0">
        <w:rPr>
          <w:rFonts w:hint="eastAsia"/>
        </w:rPr>
        <w:t>而并行计算的出现使计算密集型任务有了更好的解决方案。</w:t>
      </w:r>
      <w:r w:rsidR="00BF5EC6">
        <w:rPr>
          <w:rFonts w:hint="eastAsia"/>
        </w:rPr>
        <w:t>近些年，人们从使用多核</w:t>
      </w:r>
      <w:r w:rsidR="00BF5EC6">
        <w:rPr>
          <w:rFonts w:hint="eastAsia"/>
        </w:rPr>
        <w:t>CPU</w:t>
      </w:r>
      <w:r w:rsidR="00BF5EC6">
        <w:rPr>
          <w:rFonts w:hint="eastAsia"/>
        </w:rPr>
        <w:t>，到使用多块多核</w:t>
      </w:r>
      <w:r w:rsidR="00BF5EC6">
        <w:rPr>
          <w:rFonts w:hint="eastAsia"/>
        </w:rPr>
        <w:t>CPU</w:t>
      </w:r>
      <w:r w:rsidR="00BF5EC6">
        <w:rPr>
          <w:rFonts w:hint="eastAsia"/>
        </w:rPr>
        <w:t>，到现在使用</w:t>
      </w:r>
      <w:r w:rsidR="00BF5EC6">
        <w:rPr>
          <w:rFonts w:hint="eastAsia"/>
        </w:rPr>
        <w:t>GPU</w:t>
      </w:r>
      <w:r w:rsidR="001F66B6">
        <w:rPr>
          <w:rFonts w:hint="eastAsia"/>
        </w:rPr>
        <w:t>（图形处理器）</w:t>
      </w:r>
      <w:r w:rsidR="00A13D73">
        <w:rPr>
          <w:rFonts w:hint="eastAsia"/>
        </w:rPr>
        <w:t>甚至多块</w:t>
      </w:r>
      <w:r w:rsidR="00A13D73">
        <w:rPr>
          <w:rFonts w:hint="eastAsia"/>
        </w:rPr>
        <w:t>GPU</w:t>
      </w:r>
      <w:r w:rsidR="00BF5EC6">
        <w:rPr>
          <w:rFonts w:hint="eastAsia"/>
        </w:rPr>
        <w:t>来做并行计算。</w:t>
      </w:r>
      <w:r w:rsidR="00530FA0">
        <w:rPr>
          <w:rFonts w:hint="eastAsia"/>
        </w:rPr>
        <w:t>原本</w:t>
      </w:r>
      <w:r w:rsidR="00530FA0">
        <w:rPr>
          <w:rFonts w:hint="eastAsia"/>
        </w:rPr>
        <w:t>GPU</w:t>
      </w:r>
      <w:r w:rsidR="00530FA0">
        <w:rPr>
          <w:rFonts w:hint="eastAsia"/>
        </w:rPr>
        <w:t>是专门用来渲染图形的，后来可以做通用计算的</w:t>
      </w:r>
      <w:r w:rsidR="00530FA0">
        <w:rPr>
          <w:rFonts w:hint="eastAsia"/>
        </w:rPr>
        <w:t>GPU</w:t>
      </w:r>
      <w:r w:rsidR="00530FA0">
        <w:rPr>
          <w:rFonts w:hint="eastAsia"/>
        </w:rPr>
        <w:t>出现，让</w:t>
      </w:r>
      <w:r w:rsidR="00530FA0">
        <w:rPr>
          <w:rFonts w:hint="eastAsia"/>
        </w:rPr>
        <w:t>GPU</w:t>
      </w:r>
      <w:r w:rsidR="00530FA0">
        <w:rPr>
          <w:rFonts w:hint="eastAsia"/>
        </w:rPr>
        <w:t>更加泛用</w:t>
      </w:r>
      <w:r w:rsidR="004B7B50">
        <w:rPr>
          <w:rFonts w:hint="eastAsia"/>
        </w:rPr>
        <w:t>，于是基于</w:t>
      </w:r>
      <w:r w:rsidR="004B7B50">
        <w:rPr>
          <w:rFonts w:hint="eastAsia"/>
        </w:rPr>
        <w:t>GPU</w:t>
      </w:r>
      <w:r w:rsidR="004B7B50">
        <w:rPr>
          <w:rFonts w:hint="eastAsia"/>
        </w:rPr>
        <w:t>的并行计算模型也成为了一个研究的新方向。</w:t>
      </w:r>
    </w:p>
    <w:p w14:paraId="2579BB1F" w14:textId="77777777" w:rsidR="00A777FC" w:rsidRDefault="00BF5EC6" w:rsidP="006316F3">
      <w:pPr>
        <w:pStyle w:val="a0"/>
        <w:ind w:firstLine="480"/>
      </w:pPr>
      <w:r>
        <w:rPr>
          <w:rFonts w:hint="eastAsia"/>
        </w:rPr>
        <w:t>GPGPU</w:t>
      </w:r>
      <w:r w:rsidR="00386A59">
        <w:rPr>
          <w:rFonts w:hint="eastAsia"/>
        </w:rPr>
        <w:t>（</w:t>
      </w:r>
      <w:r w:rsidR="00386A59" w:rsidRPr="00386A59">
        <w:t>General-purpose computing on graphics processing units</w:t>
      </w:r>
      <w:r w:rsidR="00386A59">
        <w:rPr>
          <w:rFonts w:hint="eastAsia"/>
        </w:rPr>
        <w:t>）</w:t>
      </w:r>
      <w:r>
        <w:rPr>
          <w:rFonts w:hint="eastAsia"/>
        </w:rPr>
        <w:t>的意思就是使用通用</w:t>
      </w:r>
      <w:r>
        <w:rPr>
          <w:rFonts w:hint="eastAsia"/>
        </w:rPr>
        <w:t>GPU</w:t>
      </w:r>
      <w:r>
        <w:rPr>
          <w:rFonts w:hint="eastAsia"/>
        </w:rPr>
        <w:t>来完成应用程序传统上在</w:t>
      </w:r>
      <w:r>
        <w:rPr>
          <w:rFonts w:hint="eastAsia"/>
        </w:rPr>
        <w:t>CPU</w:t>
      </w:r>
      <w:r>
        <w:rPr>
          <w:rFonts w:hint="eastAsia"/>
        </w:rPr>
        <w:t>上完成的计算</w:t>
      </w:r>
      <w:r w:rsidR="0076492F" w:rsidRPr="00704E96">
        <w:rPr>
          <w:rFonts w:hint="eastAsia"/>
          <w:vertAlign w:val="superscript"/>
        </w:rPr>
        <w:t>[</w:t>
      </w:r>
      <w:r w:rsidR="00704E96" w:rsidRPr="00704E96">
        <w:rPr>
          <w:vertAlign w:val="superscript"/>
        </w:rPr>
        <w:t>16</w:t>
      </w:r>
      <w:r w:rsidR="0076492F" w:rsidRPr="00704E96">
        <w:rPr>
          <w:rFonts w:hint="eastAsia"/>
          <w:vertAlign w:val="superscript"/>
        </w:rPr>
        <w:t>]</w:t>
      </w:r>
      <w:r w:rsidR="00704E96" w:rsidRPr="00704E96">
        <w:rPr>
          <w:vertAlign w:val="superscript"/>
        </w:rPr>
        <w:t>[17][18]</w:t>
      </w:r>
      <w:r w:rsidR="0076492F">
        <w:rPr>
          <w:rFonts w:hint="eastAsia"/>
        </w:rPr>
        <w:t>。</w:t>
      </w:r>
      <w:r w:rsidR="00A13D73">
        <w:rPr>
          <w:rFonts w:hint="eastAsia"/>
        </w:rPr>
        <w:t>由于</w:t>
      </w:r>
      <w:r w:rsidR="00A13D73">
        <w:rPr>
          <w:rFonts w:hint="eastAsia"/>
        </w:rPr>
        <w:t>GPU</w:t>
      </w:r>
      <w:r w:rsidR="00A13D73">
        <w:rPr>
          <w:rFonts w:hint="eastAsia"/>
        </w:rPr>
        <w:t>的核心数通常很多，即使是</w:t>
      </w:r>
      <w:r w:rsidR="00A13D73" w:rsidRPr="00A13D73">
        <w:rPr>
          <w:rFonts w:hint="eastAsia"/>
        </w:rPr>
        <w:t>一个单一的</w:t>
      </w:r>
      <w:r w:rsidR="00A13D73">
        <w:rPr>
          <w:rFonts w:hint="eastAsia"/>
        </w:rPr>
        <w:t>GPU-CPU</w:t>
      </w:r>
      <w:r w:rsidR="00A13D73" w:rsidRPr="00A13D73">
        <w:rPr>
          <w:rFonts w:hint="eastAsia"/>
        </w:rPr>
        <w:t>框架也可以提供</w:t>
      </w:r>
      <w:r w:rsidR="00A13D73">
        <w:rPr>
          <w:rFonts w:hint="eastAsia"/>
        </w:rPr>
        <w:t>比</w:t>
      </w:r>
      <w:r w:rsidR="00A13D73" w:rsidRPr="00A13D73">
        <w:rPr>
          <w:rFonts w:hint="eastAsia"/>
        </w:rPr>
        <w:t>多</w:t>
      </w:r>
      <w:r w:rsidR="00A13D73">
        <w:rPr>
          <w:rFonts w:hint="eastAsia"/>
        </w:rPr>
        <w:t>块</w:t>
      </w:r>
      <w:r w:rsidR="00A13D73" w:rsidRPr="00A13D73">
        <w:rPr>
          <w:rFonts w:hint="eastAsia"/>
        </w:rPr>
        <w:t>CPU</w:t>
      </w:r>
      <w:r w:rsidR="00A13D73">
        <w:rPr>
          <w:rFonts w:hint="eastAsia"/>
        </w:rPr>
        <w:t>更高的性能</w:t>
      </w:r>
      <w:r w:rsidR="00A13D73" w:rsidRPr="00704E96">
        <w:rPr>
          <w:rFonts w:hint="eastAsia"/>
          <w:vertAlign w:val="superscript"/>
        </w:rPr>
        <w:t>[</w:t>
      </w:r>
      <w:r w:rsidR="00704E96" w:rsidRPr="00704E96">
        <w:rPr>
          <w:vertAlign w:val="superscript"/>
        </w:rPr>
        <w:t>19</w:t>
      </w:r>
      <w:r w:rsidR="00A13D73" w:rsidRPr="00704E96">
        <w:rPr>
          <w:rFonts w:hint="eastAsia"/>
          <w:vertAlign w:val="superscript"/>
        </w:rPr>
        <w:t>]</w:t>
      </w:r>
      <w:r w:rsidR="00A13D73">
        <w:rPr>
          <w:rFonts w:hint="eastAsia"/>
        </w:rPr>
        <w:t>。基本上，</w:t>
      </w:r>
      <w:r w:rsidR="00784FBD">
        <w:rPr>
          <w:rFonts w:hint="eastAsia"/>
        </w:rPr>
        <w:t>现代</w:t>
      </w:r>
      <w:r w:rsidR="00A13D73">
        <w:rPr>
          <w:rFonts w:hint="eastAsia"/>
        </w:rPr>
        <w:t>GPGPU</w:t>
      </w:r>
      <w:r w:rsidR="00A13D73">
        <w:rPr>
          <w:rFonts w:hint="eastAsia"/>
        </w:rPr>
        <w:t>管道</w:t>
      </w:r>
      <w:r w:rsidR="00BB48BF">
        <w:rPr>
          <w:rFonts w:hint="eastAsia"/>
        </w:rPr>
        <w:t>会像传输图形一样在</w:t>
      </w:r>
      <w:r w:rsidR="00BB48BF">
        <w:rPr>
          <w:rFonts w:hint="eastAsia"/>
        </w:rPr>
        <w:t>GPU</w:t>
      </w:r>
      <w:r w:rsidR="00BB48BF">
        <w:rPr>
          <w:rFonts w:hint="eastAsia"/>
        </w:rPr>
        <w:t>和</w:t>
      </w:r>
      <w:r w:rsidR="00BB48BF">
        <w:rPr>
          <w:rFonts w:hint="eastAsia"/>
        </w:rPr>
        <w:t>CPU</w:t>
      </w:r>
      <w:r w:rsidR="00BB48BF">
        <w:rPr>
          <w:rFonts w:hint="eastAsia"/>
        </w:rPr>
        <w:t>之间传输要分析的数据，所以现在不需要</w:t>
      </w:r>
      <w:r w:rsidR="001F2638">
        <w:rPr>
          <w:rFonts w:hint="eastAsia"/>
        </w:rPr>
        <w:t>显式</w:t>
      </w:r>
      <w:r w:rsidR="00BB48BF">
        <w:rPr>
          <w:rFonts w:hint="eastAsia"/>
        </w:rPr>
        <w:t>把数据转换为图形的形式再用</w:t>
      </w:r>
      <w:r w:rsidR="00BB48BF">
        <w:rPr>
          <w:rFonts w:hint="eastAsia"/>
        </w:rPr>
        <w:t>GPU</w:t>
      </w:r>
      <w:r w:rsidR="00BB48BF">
        <w:rPr>
          <w:rFonts w:hint="eastAsia"/>
        </w:rPr>
        <w:t>做计算，不会影响</w:t>
      </w:r>
      <w:r w:rsidR="00AB1558">
        <w:rPr>
          <w:rFonts w:hint="eastAsia"/>
        </w:rPr>
        <w:t>计算</w:t>
      </w:r>
      <w:r w:rsidR="00BB48BF">
        <w:rPr>
          <w:rFonts w:hint="eastAsia"/>
        </w:rPr>
        <w:t>的效率。</w:t>
      </w:r>
      <w:r w:rsidR="00A777FC">
        <w:rPr>
          <w:rFonts w:hint="eastAsia"/>
        </w:rPr>
        <w:t>涉及到矩阵和向量的问题可以容易地从</w:t>
      </w:r>
      <w:r w:rsidR="00A777FC">
        <w:rPr>
          <w:rFonts w:hint="eastAsia"/>
        </w:rPr>
        <w:t>CPU</w:t>
      </w:r>
      <w:r w:rsidR="00A777FC">
        <w:rPr>
          <w:rFonts w:hint="eastAsia"/>
        </w:rPr>
        <w:t>算法改为</w:t>
      </w:r>
      <w:r w:rsidR="00A777FC">
        <w:rPr>
          <w:rFonts w:hint="eastAsia"/>
        </w:rPr>
        <w:t>GPU</w:t>
      </w:r>
      <w:r w:rsidR="00A777FC">
        <w:rPr>
          <w:rFonts w:hint="eastAsia"/>
        </w:rPr>
        <w:t>算法，特别是</w:t>
      </w:r>
      <w:r w:rsidR="006316F3">
        <w:rPr>
          <w:rFonts w:hint="eastAsia"/>
        </w:rPr>
        <w:t>涉及</w:t>
      </w:r>
      <w:r w:rsidR="00A777FC">
        <w:rPr>
          <w:rFonts w:hint="eastAsia"/>
        </w:rPr>
        <w:t>二至四维</w:t>
      </w:r>
      <w:r w:rsidR="006316F3">
        <w:rPr>
          <w:rFonts w:hint="eastAsia"/>
        </w:rPr>
        <w:t>数组的问题</w:t>
      </w:r>
      <w:r w:rsidR="00A777FC">
        <w:rPr>
          <w:rFonts w:hint="eastAsia"/>
        </w:rPr>
        <w:t>，</w:t>
      </w:r>
      <w:r w:rsidR="00A777FC">
        <w:rPr>
          <w:rFonts w:hint="eastAsia"/>
        </w:rPr>
        <w:t>GPU</w:t>
      </w:r>
      <w:r w:rsidR="00A777FC">
        <w:rPr>
          <w:rFonts w:hint="eastAsia"/>
        </w:rPr>
        <w:t>对这些数据类型做了优化</w:t>
      </w:r>
      <w:r w:rsidR="006316F3">
        <w:rPr>
          <w:rFonts w:hint="eastAsia"/>
        </w:rPr>
        <w:t>。</w:t>
      </w:r>
    </w:p>
    <w:p w14:paraId="4A0C6183" w14:textId="41C9FC23" w:rsidR="006316F3" w:rsidRPr="0033243F" w:rsidRDefault="006316F3" w:rsidP="006316F3">
      <w:pPr>
        <w:pStyle w:val="a0"/>
        <w:ind w:firstLine="480"/>
      </w:pPr>
      <w:r>
        <w:rPr>
          <w:rFonts w:hint="eastAsia"/>
        </w:rPr>
        <w:t>2001</w:t>
      </w:r>
      <w:r>
        <w:rPr>
          <w:rFonts w:hint="eastAsia"/>
        </w:rPr>
        <w:t>年，科学计算社区开始在</w:t>
      </w:r>
      <w:r>
        <w:rPr>
          <w:rFonts w:hint="eastAsia"/>
        </w:rPr>
        <w:t>GPU</w:t>
      </w:r>
      <w:r>
        <w:rPr>
          <w:rFonts w:hint="eastAsia"/>
        </w:rPr>
        <w:t>上做矩阵乘法的实验；</w:t>
      </w:r>
      <w:r>
        <w:rPr>
          <w:rFonts w:hint="eastAsia"/>
        </w:rPr>
        <w:t>2005</w:t>
      </w:r>
      <w:r>
        <w:rPr>
          <w:rFonts w:hint="eastAsia"/>
        </w:rPr>
        <w:t>年，</w:t>
      </w:r>
      <w:r>
        <w:rPr>
          <w:rFonts w:hint="eastAsia"/>
        </w:rPr>
        <w:t>LU</w:t>
      </w:r>
      <w:r>
        <w:rPr>
          <w:rFonts w:hint="eastAsia"/>
        </w:rPr>
        <w:t>因式分解算法成为第一个在</w:t>
      </w:r>
      <w:r>
        <w:rPr>
          <w:rFonts w:hint="eastAsia"/>
        </w:rPr>
        <w:t>GPU</w:t>
      </w:r>
      <w:r>
        <w:rPr>
          <w:rFonts w:hint="eastAsia"/>
        </w:rPr>
        <w:t>上运行比</w:t>
      </w:r>
      <w:r>
        <w:rPr>
          <w:rFonts w:hint="eastAsia"/>
        </w:rPr>
        <w:t>CPU</w:t>
      </w:r>
      <w:r>
        <w:rPr>
          <w:rFonts w:hint="eastAsia"/>
        </w:rPr>
        <w:t>快的常用科学计算算法</w:t>
      </w:r>
      <w:r w:rsidRPr="00704E96">
        <w:rPr>
          <w:rFonts w:hint="eastAsia"/>
          <w:vertAlign w:val="superscript"/>
        </w:rPr>
        <w:t>[</w:t>
      </w:r>
      <w:r w:rsidR="00704E96" w:rsidRPr="00704E96">
        <w:rPr>
          <w:vertAlign w:val="superscript"/>
        </w:rPr>
        <w:t>20</w:t>
      </w:r>
      <w:r w:rsidRPr="00704E96">
        <w:rPr>
          <w:rFonts w:hint="eastAsia"/>
          <w:vertAlign w:val="superscript"/>
        </w:rPr>
        <w:t>]</w:t>
      </w:r>
      <w:r>
        <w:rPr>
          <w:rFonts w:hint="eastAsia"/>
        </w:rPr>
        <w:t>。</w:t>
      </w:r>
      <w:r w:rsidR="0033243F">
        <w:rPr>
          <w:rFonts w:hint="eastAsia"/>
        </w:rPr>
        <w:t>在</w:t>
      </w:r>
      <w:r>
        <w:rPr>
          <w:rFonts w:hint="eastAsia"/>
        </w:rPr>
        <w:t>这些早期使用</w:t>
      </w:r>
      <w:r>
        <w:rPr>
          <w:rFonts w:hint="eastAsia"/>
        </w:rPr>
        <w:t>GPU</w:t>
      </w:r>
      <w:r>
        <w:rPr>
          <w:rFonts w:hint="eastAsia"/>
        </w:rPr>
        <w:t>做通用计算的工作</w:t>
      </w:r>
      <w:r w:rsidR="0033243F">
        <w:rPr>
          <w:rFonts w:hint="eastAsia"/>
        </w:rPr>
        <w:t>中都要使用</w:t>
      </w:r>
      <w:r w:rsidR="0033243F">
        <w:rPr>
          <w:rFonts w:hint="eastAsia"/>
        </w:rPr>
        <w:t>OpenGL</w:t>
      </w:r>
      <w:r w:rsidR="0033243F">
        <w:rPr>
          <w:rFonts w:hint="eastAsia"/>
        </w:rPr>
        <w:t>或</w:t>
      </w:r>
      <w:r w:rsidR="0033243F">
        <w:rPr>
          <w:rFonts w:hint="eastAsia"/>
        </w:rPr>
        <w:t>DirectX</w:t>
      </w:r>
      <w:r w:rsidR="0033243F">
        <w:rPr>
          <w:rFonts w:hint="eastAsia"/>
        </w:rPr>
        <w:t>的图形接口定义的源语重新设计计算问题。后来</w:t>
      </w:r>
      <w:r w:rsidR="0033243F">
        <w:rPr>
          <w:rFonts w:hint="eastAsia"/>
        </w:rPr>
        <w:t>Brook</w:t>
      </w:r>
      <w:r w:rsidR="0033243F">
        <w:rPr>
          <w:rFonts w:hint="eastAsia"/>
        </w:rPr>
        <w:t>、</w:t>
      </w:r>
      <w:r w:rsidR="0033243F">
        <w:rPr>
          <w:rFonts w:hint="eastAsia"/>
        </w:rPr>
        <w:t>Accelerator</w:t>
      </w:r>
      <w:r w:rsidR="0033243F">
        <w:rPr>
          <w:rFonts w:hint="eastAsia"/>
        </w:rPr>
        <w:t>等通用编程</w:t>
      </w:r>
      <w:r w:rsidR="0033243F">
        <w:rPr>
          <w:rFonts w:hint="eastAsia"/>
        </w:rPr>
        <w:t>API</w:t>
      </w:r>
      <w:r w:rsidR="0033243F">
        <w:rPr>
          <w:rFonts w:hint="eastAsia"/>
        </w:rPr>
        <w:t>出现，才避免了这种繁琐的翻译</w:t>
      </w:r>
      <w:r w:rsidR="00704E96" w:rsidRPr="00704E96">
        <w:rPr>
          <w:vertAlign w:val="superscript"/>
        </w:rPr>
        <w:t>[21][2</w:t>
      </w:r>
      <w:r w:rsidR="00493BD8">
        <w:rPr>
          <w:vertAlign w:val="superscript"/>
        </w:rPr>
        <w:t>7</w:t>
      </w:r>
      <w:r w:rsidR="00704E96" w:rsidRPr="00704E96">
        <w:rPr>
          <w:vertAlign w:val="superscript"/>
        </w:rPr>
        <w:t>]</w:t>
      </w:r>
      <w:r w:rsidR="0033243F">
        <w:rPr>
          <w:rFonts w:hint="eastAsia"/>
        </w:rPr>
        <w:t>。接着又出现了</w:t>
      </w:r>
      <w:r w:rsidR="0033243F">
        <w:rPr>
          <w:rFonts w:hint="eastAsia"/>
        </w:rPr>
        <w:t>Nvid</w:t>
      </w:r>
      <w:r w:rsidR="00DE7A1C">
        <w:rPr>
          <w:rFonts w:hint="eastAsia"/>
        </w:rPr>
        <w:t>i</w:t>
      </w:r>
      <w:r w:rsidR="0033243F">
        <w:rPr>
          <w:rFonts w:hint="eastAsia"/>
        </w:rPr>
        <w:t>a</w:t>
      </w:r>
      <w:r w:rsidR="0033243F">
        <w:rPr>
          <w:rFonts w:hint="eastAsia"/>
        </w:rPr>
        <w:t>的</w:t>
      </w:r>
      <w:r w:rsidR="0033243F">
        <w:rPr>
          <w:rFonts w:hint="eastAsia"/>
        </w:rPr>
        <w:t>CUDA</w:t>
      </w:r>
      <w:r w:rsidR="0033243F">
        <w:rPr>
          <w:rFonts w:hint="eastAsia"/>
        </w:rPr>
        <w:t>框架，允许程序员忽略图形的概念，促进了</w:t>
      </w:r>
      <w:r w:rsidR="0033243F">
        <w:rPr>
          <w:rFonts w:hint="eastAsia"/>
        </w:rPr>
        <w:t>GPGPU</w:t>
      </w:r>
      <w:r w:rsidR="0033243F">
        <w:rPr>
          <w:rFonts w:hint="eastAsia"/>
        </w:rPr>
        <w:t>的发展。</w:t>
      </w:r>
    </w:p>
    <w:p w14:paraId="5805C2D8" w14:textId="41C2F81F" w:rsidR="00645B1A" w:rsidRDefault="00645B1A" w:rsidP="00645B1A">
      <w:pPr>
        <w:pStyle w:val="3"/>
        <w:spacing w:before="156" w:after="156"/>
        <w:ind w:firstLine="360"/>
      </w:pPr>
      <w:bookmarkStart w:id="523" w:name="_Toc484097095"/>
      <w:r>
        <w:rPr>
          <w:rFonts w:hint="eastAsia"/>
        </w:rPr>
        <w:lastRenderedPageBreak/>
        <w:t>CUDA</w:t>
      </w:r>
      <w:bookmarkEnd w:id="523"/>
    </w:p>
    <w:p w14:paraId="4BC9100B" w14:textId="33664026" w:rsidR="00CE091C" w:rsidRDefault="003D463E" w:rsidP="003D463E">
      <w:pPr>
        <w:pStyle w:val="aff1"/>
        <w:ind w:firstLine="432"/>
      </w:pPr>
      <w:r>
        <w:rPr>
          <w:noProof/>
        </w:rPr>
        <mc:AlternateContent>
          <mc:Choice Requires="wps">
            <w:drawing>
              <wp:anchor distT="0" distB="0" distL="114300" distR="114300" simplePos="0" relativeHeight="251721728" behindDoc="0" locked="0" layoutInCell="1" allowOverlap="1" wp14:anchorId="20EB7B94" wp14:editId="4148B5FD">
                <wp:simplePos x="0" y="0"/>
                <wp:positionH relativeFrom="margin">
                  <wp:align>center</wp:align>
                </wp:positionH>
                <wp:positionV relativeFrom="paragraph">
                  <wp:posOffset>6033770</wp:posOffset>
                </wp:positionV>
                <wp:extent cx="2941320" cy="274320"/>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941320" cy="274320"/>
                        </a:xfrm>
                        <a:prstGeom prst="rect">
                          <a:avLst/>
                        </a:prstGeom>
                        <a:solidFill>
                          <a:prstClr val="white"/>
                        </a:solidFill>
                        <a:ln>
                          <a:noFill/>
                        </a:ln>
                      </wps:spPr>
                      <wps:txbx>
                        <w:txbxContent>
                          <w:p w14:paraId="62540CE9" w14:textId="14BEFE1E" w:rsidR="00235C74" w:rsidRPr="00C526FF" w:rsidRDefault="00235C74" w:rsidP="001E7DBF">
                            <w:pPr>
                              <w:pStyle w:val="a5"/>
                              <w:rPr>
                                <w:b w:val="0"/>
                                <w:sz w:val="21"/>
                                <w:szCs w:val="21"/>
                              </w:rPr>
                            </w:pPr>
                            <w:bookmarkStart w:id="524" w:name="_Ref483485042"/>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2</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2</w:t>
                            </w:r>
                            <w:r>
                              <w:rPr>
                                <w:b w:val="0"/>
                                <w:sz w:val="21"/>
                                <w:szCs w:val="21"/>
                              </w:rPr>
                              <w:fldChar w:fldCharType="end"/>
                            </w:r>
                            <w:bookmarkEnd w:id="524"/>
                            <w:r w:rsidRPr="00C526FF">
                              <w:rPr>
                                <w:b w:val="0"/>
                                <w:sz w:val="21"/>
                                <w:szCs w:val="21"/>
                              </w:rPr>
                              <w:t xml:space="preserve"> CUDA</w:t>
                            </w:r>
                            <w:r w:rsidRPr="00C526FF">
                              <w:rPr>
                                <w:rFonts w:hint="eastAsia"/>
                                <w:b w:val="0"/>
                                <w:sz w:val="21"/>
                                <w:szCs w:val="21"/>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B7B94" id="文本框 40" o:spid="_x0000_s1028" type="#_x0000_t202" style="position:absolute;left:0;text-align:left;margin-left:0;margin-top:475.1pt;width:231.6pt;height:21.6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" stroked="f">
                <v:textbox style="mso-fit-shape-to-text:t" inset="0,0,0,0">
                  <w:txbxContent>
                    <w:p w14:paraId="62540CE9" w14:textId="14BEFE1E" w:rsidR="00235C74" w:rsidRPr="00C526FF" w:rsidRDefault="00235C74" w:rsidP="001E7DBF">
                      <w:pPr>
                        <w:pStyle w:val="a5"/>
                        <w:rPr>
                          <w:b w:val="0"/>
                          <w:sz w:val="21"/>
                          <w:szCs w:val="21"/>
                        </w:rPr>
                      </w:pPr>
                      <w:bookmarkStart w:id="525" w:name="_Ref483485042"/>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2</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2</w:t>
                      </w:r>
                      <w:r>
                        <w:rPr>
                          <w:b w:val="0"/>
                          <w:sz w:val="21"/>
                          <w:szCs w:val="21"/>
                        </w:rPr>
                        <w:fldChar w:fldCharType="end"/>
                      </w:r>
                      <w:bookmarkEnd w:id="525"/>
                      <w:r w:rsidRPr="00C526FF">
                        <w:rPr>
                          <w:b w:val="0"/>
                          <w:sz w:val="21"/>
                          <w:szCs w:val="21"/>
                        </w:rPr>
                        <w:t xml:space="preserve"> CUDA</w:t>
                      </w:r>
                      <w:r w:rsidRPr="00C526FF">
                        <w:rPr>
                          <w:rFonts w:hint="eastAsia"/>
                          <w:b w:val="0"/>
                          <w:sz w:val="21"/>
                          <w:szCs w:val="21"/>
                        </w:rPr>
                        <w:t>架构图</w:t>
                      </w:r>
                    </w:p>
                  </w:txbxContent>
                </v:textbox>
                <w10:wrap type="topAndBottom" anchorx="margin"/>
              </v:shape>
            </w:pict>
          </mc:Fallback>
        </mc:AlternateContent>
      </w:r>
      <w:r>
        <w:rPr>
          <w:rFonts w:hint="eastAsia"/>
          <w:noProof/>
        </w:rPr>
        <w:drawing>
          <wp:anchor distT="0" distB="0" distL="114300" distR="114300" simplePos="0" relativeHeight="251714560" behindDoc="0" locked="0" layoutInCell="1" allowOverlap="1" wp14:anchorId="1F136715" wp14:editId="5869FD5C">
            <wp:simplePos x="0" y="0"/>
            <wp:positionH relativeFrom="margin">
              <wp:align>center</wp:align>
            </wp:positionH>
            <wp:positionV relativeFrom="paragraph">
              <wp:posOffset>2204085</wp:posOffset>
            </wp:positionV>
            <wp:extent cx="3779520" cy="3764280"/>
            <wp:effectExtent l="0" t="0" r="0" b="7620"/>
            <wp:wrapTopAndBottom/>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520"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7A1C">
        <w:rPr>
          <w:rFonts w:hint="eastAsia"/>
        </w:rPr>
        <w:t>CUDA</w:t>
      </w:r>
      <w:r w:rsidR="00DE7A1C">
        <w:rPr>
          <w:rFonts w:hint="eastAsia"/>
        </w:rPr>
        <w:t>是由</w:t>
      </w:r>
      <w:r w:rsidR="00DE7A1C">
        <w:rPr>
          <w:rFonts w:hint="eastAsia"/>
        </w:rPr>
        <w:t>Nvidia</w:t>
      </w:r>
      <w:r w:rsidR="00DE7A1C">
        <w:rPr>
          <w:rFonts w:hint="eastAsia"/>
        </w:rPr>
        <w:t>发布的并行计算框架和编程接口，使开发人员能够用支持</w:t>
      </w:r>
      <w:r w:rsidR="00DE7A1C">
        <w:rPr>
          <w:rFonts w:hint="eastAsia"/>
        </w:rPr>
        <w:t>CUDA</w:t>
      </w:r>
      <w:r w:rsidR="00DE7A1C">
        <w:rPr>
          <w:rFonts w:hint="eastAsia"/>
        </w:rPr>
        <w:t>的</w:t>
      </w:r>
      <w:r w:rsidR="00DE7A1C">
        <w:rPr>
          <w:rFonts w:hint="eastAsia"/>
        </w:rPr>
        <w:t>GPU</w:t>
      </w:r>
      <w:r w:rsidR="00DE7A1C">
        <w:rPr>
          <w:rFonts w:hint="eastAsia"/>
        </w:rPr>
        <w:t>进行通用计算。</w:t>
      </w:r>
      <w:r w:rsidR="00DE7A1C">
        <w:rPr>
          <w:rFonts w:hint="eastAsia"/>
        </w:rPr>
        <w:t>CUDA</w:t>
      </w:r>
      <w:r w:rsidR="00DE7A1C">
        <w:rPr>
          <w:rFonts w:hint="eastAsia"/>
        </w:rPr>
        <w:t>框架原生支持</w:t>
      </w:r>
      <w:r w:rsidR="00DE7A1C">
        <w:rPr>
          <w:rFonts w:hint="eastAsia"/>
        </w:rPr>
        <w:t>C</w:t>
      </w:r>
      <w:r w:rsidR="00DE7A1C">
        <w:rPr>
          <w:rFonts w:hint="eastAsia"/>
        </w:rPr>
        <w:t>、</w:t>
      </w:r>
      <w:r w:rsidR="00DE7A1C">
        <w:rPr>
          <w:rFonts w:hint="eastAsia"/>
        </w:rPr>
        <w:t>C++</w:t>
      </w:r>
      <w:r w:rsidR="00DE7A1C">
        <w:rPr>
          <w:rFonts w:hint="eastAsia"/>
        </w:rPr>
        <w:t>和</w:t>
      </w:r>
      <w:r w:rsidR="00DE7A1C">
        <w:rPr>
          <w:rFonts w:hint="eastAsia"/>
        </w:rPr>
        <w:t>Fortran</w:t>
      </w:r>
      <w:r w:rsidR="00DE7A1C">
        <w:rPr>
          <w:rFonts w:hint="eastAsia"/>
        </w:rPr>
        <w:t>语言，支持</w:t>
      </w:r>
      <w:r w:rsidR="00DE7A1C">
        <w:rPr>
          <w:rFonts w:hint="eastAsia"/>
        </w:rPr>
        <w:t>OpenACC</w:t>
      </w:r>
      <w:r w:rsidR="00DE7A1C">
        <w:rPr>
          <w:rFonts w:hint="eastAsia"/>
        </w:rPr>
        <w:t>和</w:t>
      </w:r>
      <w:r w:rsidR="00DE7A1C">
        <w:rPr>
          <w:rFonts w:hint="eastAsia"/>
        </w:rPr>
        <w:t>OpenCL</w:t>
      </w:r>
      <w:r w:rsidR="00DE7A1C">
        <w:rPr>
          <w:rFonts w:hint="eastAsia"/>
        </w:rPr>
        <w:t>等计算库。</w:t>
      </w:r>
      <w:r w:rsidR="00DE7A1C">
        <w:rPr>
          <w:rFonts w:hint="eastAsia"/>
        </w:rPr>
        <w:t>CUDA</w:t>
      </w:r>
      <w:r w:rsidR="00DE7A1C">
        <w:rPr>
          <w:rFonts w:hint="eastAsia"/>
        </w:rPr>
        <w:t>与传统的</w:t>
      </w:r>
      <w:r w:rsidR="00DE7A1C">
        <w:rPr>
          <w:rFonts w:hint="eastAsia"/>
        </w:rPr>
        <w:t>GPGPU</w:t>
      </w:r>
      <w:r w:rsidR="00DE7A1C">
        <w:rPr>
          <w:rFonts w:hint="eastAsia"/>
        </w:rPr>
        <w:t>框架相比有如下优点：（</w:t>
      </w:r>
      <w:r w:rsidR="00DE7A1C">
        <w:rPr>
          <w:rFonts w:hint="eastAsia"/>
        </w:rPr>
        <w:t>1</w:t>
      </w:r>
      <w:r w:rsidR="00DE7A1C">
        <w:rPr>
          <w:rFonts w:hint="eastAsia"/>
        </w:rPr>
        <w:t>）代码可以从内存中的任意地址读取；（</w:t>
      </w:r>
      <w:r w:rsidR="00DE7A1C">
        <w:t>2</w:t>
      </w:r>
      <w:r w:rsidR="00DE7A1C">
        <w:rPr>
          <w:rFonts w:hint="eastAsia"/>
        </w:rPr>
        <w:t>）支持整数和位运算；（</w:t>
      </w:r>
      <w:r w:rsidR="00DE7A1C">
        <w:t>3</w:t>
      </w:r>
      <w:r w:rsidR="00DE7A1C">
        <w:rPr>
          <w:rFonts w:hint="eastAsia"/>
        </w:rPr>
        <w:t>）提供线程间的快速共享内存</w:t>
      </w:r>
      <w:r w:rsidR="00CE6FFF">
        <w:rPr>
          <w:rFonts w:hint="eastAsia"/>
        </w:rPr>
        <w:t>等</w:t>
      </w:r>
      <w:r w:rsidR="00DE7A1C">
        <w:rPr>
          <w:rFonts w:hint="eastAsia"/>
        </w:rPr>
        <w:t>。</w:t>
      </w:r>
      <w:r w:rsidR="00CE091C">
        <w:rPr>
          <w:rFonts w:hint="eastAsia"/>
        </w:rPr>
        <w:t>CUDA</w:t>
      </w:r>
      <w:r w:rsidR="009B577D">
        <w:rPr>
          <w:rFonts w:hint="eastAsia"/>
        </w:rPr>
        <w:t>的架构如</w:t>
      </w:r>
      <w:r w:rsidR="009B577D">
        <w:fldChar w:fldCharType="begin"/>
      </w:r>
      <w:r w:rsidR="009B577D">
        <w:instrText xml:space="preserve"> </w:instrText>
      </w:r>
      <w:r w:rsidR="009B577D">
        <w:rPr>
          <w:rFonts w:hint="eastAsia"/>
        </w:rPr>
        <w:instrText>REF _Ref483485042 \h</w:instrText>
      </w:r>
      <w:r w:rsidR="009B577D">
        <w:instrText xml:space="preserve"> </w:instrText>
      </w:r>
      <w:r w:rsidR="009B577D">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2</w:t>
      </w:r>
      <w:r w:rsidR="00057756">
        <w:rPr>
          <w:sz w:val="21"/>
          <w:szCs w:val="21"/>
        </w:rPr>
        <w:t>.</w:t>
      </w:r>
      <w:r w:rsidR="00057756">
        <w:rPr>
          <w:noProof/>
          <w:sz w:val="21"/>
          <w:szCs w:val="21"/>
        </w:rPr>
        <w:t>2</w:t>
      </w:r>
      <w:r w:rsidR="009B577D">
        <w:fldChar w:fldCharType="end"/>
      </w:r>
      <w:r w:rsidR="009B577D">
        <w:rPr>
          <w:rFonts w:hint="eastAsia"/>
        </w:rPr>
        <w:t>和</w:t>
      </w:r>
      <w:r w:rsidR="009B577D">
        <w:fldChar w:fldCharType="begin"/>
      </w:r>
      <w:r w:rsidR="009B577D">
        <w:instrText xml:space="preserve"> REF _Ref483485047 \h </w:instrText>
      </w:r>
      <w:r w:rsidR="009B577D">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2</w:t>
      </w:r>
      <w:r w:rsidR="00057756">
        <w:rPr>
          <w:sz w:val="21"/>
          <w:szCs w:val="21"/>
        </w:rPr>
        <w:t>.</w:t>
      </w:r>
      <w:r w:rsidR="00057756">
        <w:rPr>
          <w:noProof/>
          <w:sz w:val="21"/>
          <w:szCs w:val="21"/>
        </w:rPr>
        <w:t>3</w:t>
      </w:r>
      <w:r w:rsidR="009B577D">
        <w:fldChar w:fldCharType="end"/>
      </w:r>
      <w:r w:rsidR="00CE091C">
        <w:rPr>
          <w:rFonts w:hint="eastAsia"/>
        </w:rPr>
        <w:t>所示</w:t>
      </w:r>
      <w:r w:rsidR="00023BFE">
        <w:rPr>
          <w:rFonts w:hint="eastAsia"/>
        </w:rPr>
        <w:t>，线程层次分为多个维度，方便用户编程。多个线程（</w:t>
      </w:r>
      <w:r w:rsidR="00023BFE">
        <w:rPr>
          <w:rFonts w:hint="eastAsia"/>
        </w:rPr>
        <w:t>Thread</w:t>
      </w:r>
      <w:r w:rsidR="00023BFE">
        <w:rPr>
          <w:rFonts w:hint="eastAsia"/>
        </w:rPr>
        <w:t>）先按一定的形式分配到各个线程块（</w:t>
      </w:r>
      <w:r w:rsidR="00023BFE">
        <w:rPr>
          <w:rFonts w:hint="eastAsia"/>
        </w:rPr>
        <w:t>Block</w:t>
      </w:r>
      <w:r w:rsidR="00023BFE">
        <w:rPr>
          <w:rFonts w:hint="eastAsia"/>
        </w:rPr>
        <w:t>）上，然后多个线程块组织为各个线程格（</w:t>
      </w:r>
      <w:r w:rsidR="00023BFE">
        <w:rPr>
          <w:rFonts w:hint="eastAsia"/>
        </w:rPr>
        <w:t>Grid</w:t>
      </w:r>
      <w:r w:rsidR="00023BFE">
        <w:rPr>
          <w:rFonts w:hint="eastAsia"/>
        </w:rPr>
        <w:t>）。</w:t>
      </w:r>
    </w:p>
    <w:p w14:paraId="59BAC961" w14:textId="4D61450C" w:rsidR="003D463E" w:rsidRDefault="003D463E">
      <w:pPr>
        <w:widowControl/>
        <w:jc w:val="left"/>
        <w:rPr>
          <w:sz w:val="24"/>
          <w:szCs w:val="24"/>
        </w:rPr>
      </w:pPr>
      <w:r>
        <w:br w:type="page"/>
      </w:r>
    </w:p>
    <w:p w14:paraId="7B7951EE" w14:textId="17DAA652" w:rsidR="00645B1A" w:rsidRDefault="003D463E" w:rsidP="00645B1A">
      <w:pPr>
        <w:pStyle w:val="3"/>
        <w:spacing w:before="156" w:after="156"/>
        <w:ind w:firstLine="360"/>
      </w:pPr>
      <w:bookmarkStart w:id="526" w:name="_Toc484097096"/>
      <w:r>
        <w:rPr>
          <w:noProof/>
        </w:rPr>
        <w:lastRenderedPageBreak/>
        <mc:AlternateContent>
          <mc:Choice Requires="wps">
            <w:drawing>
              <wp:anchor distT="0" distB="0" distL="114300" distR="114300" simplePos="0" relativeHeight="251723776" behindDoc="0" locked="0" layoutInCell="1" allowOverlap="1" wp14:anchorId="5D386701" wp14:editId="412D9984">
                <wp:simplePos x="0" y="0"/>
                <wp:positionH relativeFrom="margin">
                  <wp:posOffset>1222375</wp:posOffset>
                </wp:positionH>
                <wp:positionV relativeFrom="paragraph">
                  <wp:posOffset>2932430</wp:posOffset>
                </wp:positionV>
                <wp:extent cx="3665220" cy="274320"/>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3665220" cy="274320"/>
                        </a:xfrm>
                        <a:prstGeom prst="rect">
                          <a:avLst/>
                        </a:prstGeom>
                        <a:solidFill>
                          <a:prstClr val="white"/>
                        </a:solidFill>
                        <a:ln>
                          <a:noFill/>
                        </a:ln>
                      </wps:spPr>
                      <wps:txbx>
                        <w:txbxContent>
                          <w:p w14:paraId="48A178C0" w14:textId="16C2567E" w:rsidR="00235C74" w:rsidRPr="00C526FF" w:rsidRDefault="00235C74" w:rsidP="001E7DBF">
                            <w:pPr>
                              <w:pStyle w:val="a5"/>
                              <w:rPr>
                                <w:b w:val="0"/>
                                <w:sz w:val="21"/>
                                <w:szCs w:val="21"/>
                              </w:rPr>
                            </w:pPr>
                            <w:bookmarkStart w:id="527" w:name="_Ref483485047"/>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2</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bookmarkEnd w:id="527"/>
                            <w:r w:rsidRPr="00C526FF">
                              <w:rPr>
                                <w:b w:val="0"/>
                                <w:sz w:val="21"/>
                                <w:szCs w:val="21"/>
                              </w:rPr>
                              <w:t xml:space="preserve"> CUDA Grid</w:t>
                            </w:r>
                            <w:r w:rsidRPr="00C526FF">
                              <w:rPr>
                                <w:b w:val="0"/>
                                <w:sz w:val="21"/>
                                <w:szCs w:val="21"/>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86701" id="文本框 44" o:spid="_x0000_s1029" type="#_x0000_t202" style="position:absolute;left:0;text-align:left;margin-left:96.25pt;margin-top:230.9pt;width:288.6pt;height:21.6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" stroked="f">
                <v:textbox style="mso-fit-shape-to-text:t" inset="0,0,0,0">
                  <w:txbxContent>
                    <w:p w14:paraId="48A178C0" w14:textId="16C2567E" w:rsidR="00235C74" w:rsidRPr="00C526FF" w:rsidRDefault="00235C74" w:rsidP="001E7DBF">
                      <w:pPr>
                        <w:pStyle w:val="a5"/>
                        <w:rPr>
                          <w:b w:val="0"/>
                          <w:sz w:val="21"/>
                          <w:szCs w:val="21"/>
                        </w:rPr>
                      </w:pPr>
                      <w:bookmarkStart w:id="528" w:name="_Ref483485047"/>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2</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bookmarkEnd w:id="528"/>
                      <w:r w:rsidRPr="00C526FF">
                        <w:rPr>
                          <w:b w:val="0"/>
                          <w:sz w:val="21"/>
                          <w:szCs w:val="21"/>
                        </w:rPr>
                        <w:t xml:space="preserve"> CUDA Grid</w:t>
                      </w:r>
                      <w:r w:rsidRPr="00C526FF">
                        <w:rPr>
                          <w:b w:val="0"/>
                          <w:sz w:val="21"/>
                          <w:szCs w:val="21"/>
                        </w:rPr>
                        <w:t>示意图</w:t>
                      </w:r>
                    </w:p>
                  </w:txbxContent>
                </v:textbox>
                <w10:wrap type="topAndBottom" anchorx="margin"/>
              </v:shape>
            </w:pict>
          </mc:Fallback>
        </mc:AlternateContent>
      </w:r>
      <w:r>
        <w:rPr>
          <w:rFonts w:hint="eastAsia"/>
          <w:noProof/>
        </w:rPr>
        <w:drawing>
          <wp:anchor distT="0" distB="0" distL="114300" distR="114300" simplePos="0" relativeHeight="251713536" behindDoc="0" locked="0" layoutInCell="1" allowOverlap="1" wp14:anchorId="0CC8088E" wp14:editId="289FCD30">
            <wp:simplePos x="0" y="0"/>
            <wp:positionH relativeFrom="page">
              <wp:posOffset>2092325</wp:posOffset>
            </wp:positionH>
            <wp:positionV relativeFrom="paragraph">
              <wp:posOffset>135890</wp:posOffset>
            </wp:positionV>
            <wp:extent cx="3665220" cy="272796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5220" cy="2727960"/>
                    </a:xfrm>
                    <a:prstGeom prst="rect">
                      <a:avLst/>
                    </a:prstGeom>
                    <a:noFill/>
                    <a:ln>
                      <a:noFill/>
                    </a:ln>
                  </pic:spPr>
                </pic:pic>
              </a:graphicData>
            </a:graphic>
          </wp:anchor>
        </w:drawing>
      </w:r>
      <w:r w:rsidR="00645B1A">
        <w:rPr>
          <w:rFonts w:hint="eastAsia"/>
        </w:rPr>
        <w:t>PyCUDA</w:t>
      </w:r>
      <w:bookmarkEnd w:id="526"/>
    </w:p>
    <w:p w14:paraId="784912CA" w14:textId="5A809518" w:rsidR="00645B1A" w:rsidRDefault="00AE1A32" w:rsidP="002770F4">
      <w:pPr>
        <w:pStyle w:val="aff1"/>
        <w:ind w:firstLine="432"/>
      </w:pPr>
      <w:r>
        <w:rPr>
          <w:rFonts w:hint="eastAsia"/>
        </w:rPr>
        <w:t>由于</w:t>
      </w:r>
      <w:r>
        <w:rPr>
          <w:rFonts w:hint="eastAsia"/>
        </w:rPr>
        <w:t>CUDA</w:t>
      </w:r>
      <w:r>
        <w:rPr>
          <w:rFonts w:hint="eastAsia"/>
        </w:rPr>
        <w:t>原生不支持</w:t>
      </w:r>
      <w:r>
        <w:rPr>
          <w:rFonts w:hint="eastAsia"/>
        </w:rPr>
        <w:t>Python</w:t>
      </w:r>
      <w:r>
        <w:rPr>
          <w:rFonts w:hint="eastAsia"/>
        </w:rPr>
        <w:t>语言，本论文</w:t>
      </w:r>
      <w:r w:rsidR="006E3D92">
        <w:rPr>
          <w:rFonts w:hint="eastAsia"/>
        </w:rPr>
        <w:t>需要</w:t>
      </w:r>
      <w:r>
        <w:rPr>
          <w:rFonts w:hint="eastAsia"/>
        </w:rPr>
        <w:t>使用</w:t>
      </w:r>
      <w:r w:rsidR="006E3D92">
        <w:rPr>
          <w:rFonts w:hint="eastAsia"/>
        </w:rPr>
        <w:t>PyCUDA</w:t>
      </w:r>
      <w:r w:rsidR="006E3D92">
        <w:rPr>
          <w:rFonts w:hint="eastAsia"/>
        </w:rPr>
        <w:t>库。</w:t>
      </w:r>
      <w:r w:rsidR="00E15EAC">
        <w:rPr>
          <w:rFonts w:hint="eastAsia"/>
        </w:rPr>
        <w:t>P</w:t>
      </w:r>
      <w:r w:rsidR="006E3D92">
        <w:rPr>
          <w:rFonts w:hint="eastAsia"/>
        </w:rPr>
        <w:t>yCUDA</w:t>
      </w:r>
      <w:r w:rsidR="006E3D92">
        <w:rPr>
          <w:rFonts w:hint="eastAsia"/>
        </w:rPr>
        <w:t>是</w:t>
      </w:r>
      <w:r w:rsidR="00E15EAC">
        <w:rPr>
          <w:rFonts w:hint="eastAsia"/>
        </w:rPr>
        <w:t>由第三方开发的</w:t>
      </w:r>
      <w:r w:rsidR="006E3D92">
        <w:rPr>
          <w:rFonts w:hint="eastAsia"/>
        </w:rPr>
        <w:t>CUDA</w:t>
      </w:r>
      <w:r w:rsidR="00E15EAC">
        <w:t xml:space="preserve"> </w:t>
      </w:r>
      <w:r w:rsidR="00E15EAC">
        <w:rPr>
          <w:rFonts w:hint="eastAsia"/>
        </w:rPr>
        <w:t>API</w:t>
      </w:r>
      <w:r w:rsidR="00E15EAC">
        <w:rPr>
          <w:rFonts w:hint="eastAsia"/>
        </w:rPr>
        <w:t>在</w:t>
      </w:r>
      <w:r w:rsidR="00E15EAC">
        <w:rPr>
          <w:rFonts w:hint="eastAsia"/>
        </w:rPr>
        <w:t>Python</w:t>
      </w:r>
      <w:r w:rsidR="00E15EAC">
        <w:rPr>
          <w:rFonts w:hint="eastAsia"/>
        </w:rPr>
        <w:t>语言上的一个封装，使用户可以通过</w:t>
      </w:r>
      <w:r w:rsidR="00E15EAC">
        <w:rPr>
          <w:rFonts w:hint="eastAsia"/>
        </w:rPr>
        <w:t>Python</w:t>
      </w:r>
      <w:r w:rsidR="00E15EAC">
        <w:rPr>
          <w:rFonts w:hint="eastAsia"/>
        </w:rPr>
        <w:t>调用</w:t>
      </w:r>
      <w:r w:rsidR="00E15EAC">
        <w:rPr>
          <w:rFonts w:hint="eastAsia"/>
        </w:rPr>
        <w:t>CUDA</w:t>
      </w:r>
      <w:r w:rsidR="00E15EAC">
        <w:rPr>
          <w:rFonts w:hint="eastAsia"/>
        </w:rPr>
        <w:t>的接口。</w:t>
      </w:r>
    </w:p>
    <w:p w14:paraId="0CB3A312" w14:textId="77777777" w:rsidR="003D463E" w:rsidRPr="003D463E" w:rsidRDefault="003D463E" w:rsidP="003D463E">
      <w:pPr>
        <w:pStyle w:val="a0"/>
        <w:ind w:firstLine="480"/>
      </w:pPr>
    </w:p>
    <w:p w14:paraId="2662CEFD" w14:textId="4CFD3131" w:rsidR="001F55E9" w:rsidRPr="001F55E9" w:rsidRDefault="00210EEF" w:rsidP="001F55E9">
      <w:pPr>
        <w:pStyle w:val="1"/>
        <w:spacing w:after="312"/>
      </w:pPr>
      <w:r>
        <w:br w:type="page"/>
      </w:r>
      <w:bookmarkStart w:id="529" w:name="_Toc484097097"/>
      <w:r w:rsidR="00180A95">
        <w:rPr>
          <w:rFonts w:hint="eastAsia"/>
        </w:rPr>
        <w:lastRenderedPageBreak/>
        <w:t>算法设计</w:t>
      </w:r>
      <w:bookmarkEnd w:id="529"/>
    </w:p>
    <w:p w14:paraId="37AB8046" w14:textId="64DA3769" w:rsidR="00DB2996" w:rsidRDefault="00180A95" w:rsidP="001F55E9">
      <w:pPr>
        <w:pStyle w:val="2"/>
        <w:spacing w:before="156" w:after="156"/>
      </w:pPr>
      <w:bookmarkStart w:id="530" w:name="_Toc484097098"/>
      <w:r>
        <w:rPr>
          <w:rFonts w:hint="eastAsia"/>
        </w:rPr>
        <w:t>问题定义</w:t>
      </w:r>
      <w:bookmarkEnd w:id="530"/>
    </w:p>
    <w:p w14:paraId="4964D864" w14:textId="77777777" w:rsidR="00F2039D" w:rsidRPr="00F2039D" w:rsidRDefault="00F2039D" w:rsidP="00F2039D">
      <w:pPr>
        <w:pStyle w:val="a0"/>
        <w:ind w:firstLine="480"/>
      </w:pPr>
      <w:r>
        <w:rPr>
          <w:rFonts w:hint="eastAsia"/>
        </w:rPr>
        <w:t>本节将详细介绍本</w:t>
      </w:r>
      <w:r w:rsidR="00AE1A32">
        <w:rPr>
          <w:rFonts w:hint="eastAsia"/>
        </w:rPr>
        <w:t>论文</w:t>
      </w:r>
      <w:r>
        <w:rPr>
          <w:rFonts w:hint="eastAsia"/>
        </w:rPr>
        <w:t>研究的问题、研究的数据集、预处理数据的方式和问题抽象。</w:t>
      </w:r>
    </w:p>
    <w:p w14:paraId="3CCE61CD" w14:textId="77777777" w:rsidR="00DB2996" w:rsidRDefault="00180A95">
      <w:pPr>
        <w:pStyle w:val="3"/>
        <w:spacing w:before="156" w:after="156"/>
        <w:ind w:firstLine="360"/>
      </w:pPr>
      <w:bookmarkStart w:id="531" w:name="_Toc484097099"/>
      <w:r>
        <w:rPr>
          <w:rFonts w:hint="eastAsia"/>
        </w:rPr>
        <w:t>问题描述</w:t>
      </w:r>
      <w:bookmarkEnd w:id="531"/>
    </w:p>
    <w:p w14:paraId="548AB769" w14:textId="77777777" w:rsidR="001F55E9" w:rsidRPr="001F55E9" w:rsidRDefault="001F55E9" w:rsidP="001F55E9">
      <w:pPr>
        <w:pStyle w:val="a0"/>
        <w:ind w:firstLine="480"/>
      </w:pPr>
      <w:r>
        <w:rPr>
          <w:rFonts w:hint="eastAsia"/>
        </w:rPr>
        <w:t>本</w:t>
      </w:r>
      <w:r w:rsidR="00AE1A32">
        <w:rPr>
          <w:rFonts w:hint="eastAsia"/>
        </w:rPr>
        <w:t>论文</w:t>
      </w:r>
      <w:r>
        <w:rPr>
          <w:rFonts w:hint="eastAsia"/>
        </w:rPr>
        <w:t>研究的目标是，根据舆情数据来预测股票的涨跌情况。研究的数据集由欧洲一家企业提供。</w:t>
      </w:r>
      <w:r w:rsidR="00AB20E9">
        <w:rPr>
          <w:rFonts w:hint="eastAsia"/>
        </w:rPr>
        <w:t>本</w:t>
      </w:r>
      <w:r w:rsidR="00AE1A32">
        <w:rPr>
          <w:rFonts w:hint="eastAsia"/>
        </w:rPr>
        <w:t>论文</w:t>
      </w:r>
      <w:r w:rsidR="00AB20E9">
        <w:rPr>
          <w:rFonts w:hint="eastAsia"/>
        </w:rPr>
        <w:t>实现的算法将通过一定天数的舆情数据和股票收盘价，训练出模型，之后用户就可以根据此模型和当天的舆情数据，来预测</w:t>
      </w:r>
      <w:r w:rsidR="00165D07">
        <w:rPr>
          <w:rFonts w:hint="eastAsia"/>
        </w:rPr>
        <w:t>下一天</w:t>
      </w:r>
      <w:r w:rsidR="00AB20E9">
        <w:rPr>
          <w:rFonts w:hint="eastAsia"/>
        </w:rPr>
        <w:t>的股票涨跌。</w:t>
      </w:r>
    </w:p>
    <w:p w14:paraId="68AB0AFD" w14:textId="77777777" w:rsidR="00180A95" w:rsidRDefault="009D3984" w:rsidP="00180A95">
      <w:pPr>
        <w:pStyle w:val="3"/>
        <w:spacing w:before="156" w:after="156"/>
        <w:ind w:firstLine="360"/>
      </w:pPr>
      <w:bookmarkStart w:id="532" w:name="_Toc484097100"/>
      <w:r>
        <w:rPr>
          <w:rFonts w:hint="eastAsia"/>
        </w:rPr>
        <w:t>数据格式</w:t>
      </w:r>
      <w:bookmarkEnd w:id="532"/>
    </w:p>
    <w:p w14:paraId="04D16F92" w14:textId="77777777" w:rsidR="003B7BE5" w:rsidRDefault="00AB20E9" w:rsidP="003E76F7">
      <w:pPr>
        <w:pStyle w:val="a0"/>
        <w:ind w:firstLine="480"/>
      </w:pPr>
      <w:commentRangeStart w:id="533"/>
      <w:r>
        <w:rPr>
          <w:rFonts w:hint="eastAsia"/>
        </w:rPr>
        <w:t>我们得到的每份数据分为两部分</w:t>
      </w:r>
      <w:r w:rsidR="00575B57">
        <w:rPr>
          <w:rFonts w:hint="eastAsia"/>
        </w:rPr>
        <w:t>：</w:t>
      </w:r>
      <w:commentRangeEnd w:id="533"/>
      <w:r w:rsidR="003A148D">
        <w:rPr>
          <w:rStyle w:val="aff5"/>
        </w:rPr>
        <w:commentReference w:id="533"/>
      </w:r>
    </w:p>
    <w:p w14:paraId="71B1D77A" w14:textId="1BC9093F" w:rsidR="00F65812" w:rsidRDefault="00F65812" w:rsidP="00F65812">
      <w:pPr>
        <w:pStyle w:val="a0"/>
        <w:ind w:firstLine="480"/>
      </w:pPr>
      <w:r>
        <w:rPr>
          <w:noProof/>
        </w:rPr>
        <mc:AlternateContent>
          <mc:Choice Requires="wps">
            <w:drawing>
              <wp:anchor distT="0" distB="0" distL="114300" distR="114300" simplePos="0" relativeHeight="251726848" behindDoc="0" locked="0" layoutInCell="1" allowOverlap="1" wp14:anchorId="31C2016C" wp14:editId="7ABD6B77">
                <wp:simplePos x="0" y="0"/>
                <wp:positionH relativeFrom="column">
                  <wp:posOffset>690245</wp:posOffset>
                </wp:positionH>
                <wp:positionV relativeFrom="paragraph">
                  <wp:posOffset>2598420</wp:posOffset>
                </wp:positionV>
                <wp:extent cx="4010025" cy="274320"/>
                <wp:effectExtent l="0" t="0" r="0" b="0"/>
                <wp:wrapTopAndBottom/>
                <wp:docPr id="48" name="文本框 48"/>
                <wp:cNvGraphicFramePr/>
                <a:graphic xmlns:a="http://schemas.openxmlformats.org/drawingml/2006/main">
                  <a:graphicData uri="http://schemas.microsoft.com/office/word/2010/wordprocessingShape">
                    <wps:wsp>
                      <wps:cNvSpPr txBox="1"/>
                      <wps:spPr>
                        <a:xfrm>
                          <a:off x="0" y="0"/>
                          <a:ext cx="4010025" cy="274320"/>
                        </a:xfrm>
                        <a:prstGeom prst="rect">
                          <a:avLst/>
                        </a:prstGeom>
                        <a:solidFill>
                          <a:prstClr val="white"/>
                        </a:solidFill>
                        <a:ln>
                          <a:noFill/>
                        </a:ln>
                      </wps:spPr>
                      <wps:txbx>
                        <w:txbxContent>
                          <w:p w14:paraId="6D7493EB" w14:textId="33AF8C4D" w:rsidR="00235C74" w:rsidRPr="00C526FF" w:rsidRDefault="00235C74" w:rsidP="00F65812">
                            <w:pPr>
                              <w:pStyle w:val="a5"/>
                              <w:rPr>
                                <w:b w:val="0"/>
                                <w:sz w:val="21"/>
                                <w:szCs w:val="21"/>
                              </w:rPr>
                            </w:pPr>
                            <w:bookmarkStart w:id="534" w:name="_Ref483485344"/>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w:t>
                            </w:r>
                            <w:r>
                              <w:rPr>
                                <w:b w:val="0"/>
                                <w:sz w:val="21"/>
                                <w:szCs w:val="21"/>
                              </w:rPr>
                              <w:fldChar w:fldCharType="end"/>
                            </w:r>
                            <w:bookmarkEnd w:id="534"/>
                            <w:r w:rsidRPr="00C526FF">
                              <w:rPr>
                                <w:b w:val="0"/>
                                <w:sz w:val="21"/>
                                <w:szCs w:val="21"/>
                              </w:rPr>
                              <w:t xml:space="preserve"> </w:t>
                            </w:r>
                            <w:r w:rsidRPr="00C526FF">
                              <w:rPr>
                                <w:rFonts w:hint="eastAsia"/>
                                <w:b w:val="0"/>
                                <w:sz w:val="21"/>
                                <w:szCs w:val="21"/>
                              </w:rPr>
                              <w:t>股票价格数据样例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2016C" id="文本框 48" o:spid="_x0000_s1030" type="#_x0000_t202" style="position:absolute;left:0;text-align:left;margin-left:54.35pt;margin-top:204.6pt;width:315.75pt;height:21.6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" stroked="f">
                <v:textbox style="mso-fit-shape-to-text:t" inset="0,0,0,0">
                  <w:txbxContent>
                    <w:p w14:paraId="6D7493EB" w14:textId="33AF8C4D" w:rsidR="00235C74" w:rsidRPr="00C526FF" w:rsidRDefault="00235C74" w:rsidP="00F65812">
                      <w:pPr>
                        <w:pStyle w:val="a5"/>
                        <w:rPr>
                          <w:b w:val="0"/>
                          <w:sz w:val="21"/>
                          <w:szCs w:val="21"/>
                        </w:rPr>
                      </w:pPr>
                      <w:bookmarkStart w:id="535" w:name="_Ref483485344"/>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w:t>
                      </w:r>
                      <w:r>
                        <w:rPr>
                          <w:b w:val="0"/>
                          <w:sz w:val="21"/>
                          <w:szCs w:val="21"/>
                        </w:rPr>
                        <w:fldChar w:fldCharType="end"/>
                      </w:r>
                      <w:bookmarkEnd w:id="535"/>
                      <w:r w:rsidRPr="00C526FF">
                        <w:rPr>
                          <w:b w:val="0"/>
                          <w:sz w:val="21"/>
                          <w:szCs w:val="21"/>
                        </w:rPr>
                        <w:t xml:space="preserve"> </w:t>
                      </w:r>
                      <w:r w:rsidRPr="00C526FF">
                        <w:rPr>
                          <w:rFonts w:hint="eastAsia"/>
                          <w:b w:val="0"/>
                          <w:sz w:val="21"/>
                          <w:szCs w:val="21"/>
                        </w:rPr>
                        <w:t>股票价格数据样例</w:t>
                      </w:r>
                    </w:p>
                  </w:txbxContent>
                </v:textbox>
                <w10:wrap type="topAndBottom"/>
              </v:shape>
            </w:pict>
          </mc:Fallback>
        </mc:AlternateContent>
      </w:r>
      <w:r>
        <w:rPr>
          <w:noProof/>
        </w:rPr>
        <w:drawing>
          <wp:anchor distT="0" distB="0" distL="114300" distR="114300" simplePos="0" relativeHeight="251724800" behindDoc="0" locked="0" layoutInCell="1" allowOverlap="1" wp14:anchorId="4FD0AF43" wp14:editId="13E08113">
            <wp:simplePos x="0" y="0"/>
            <wp:positionH relativeFrom="page">
              <wp:align>center</wp:align>
            </wp:positionH>
            <wp:positionV relativeFrom="paragraph">
              <wp:posOffset>779145</wp:posOffset>
            </wp:positionV>
            <wp:extent cx="4010025" cy="1762125"/>
            <wp:effectExtent l="190500" t="190500" r="200025" b="2000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10025" cy="1762125"/>
                    </a:xfrm>
                    <a:prstGeom prst="rect">
                      <a:avLst/>
                    </a:prstGeom>
                    <a:ln>
                      <a:noFill/>
                    </a:ln>
                    <a:effectLst>
                      <a:outerShdw blurRad="190500" algn="tl" rotWithShape="0">
                        <a:srgbClr val="000000">
                          <a:alpha val="70000"/>
                        </a:srgbClr>
                      </a:outerShdw>
                    </a:effectLst>
                  </pic:spPr>
                </pic:pic>
              </a:graphicData>
            </a:graphic>
          </wp:anchor>
        </w:drawing>
      </w:r>
      <w:r w:rsidR="00AB20E9" w:rsidRPr="00AB20E9">
        <w:rPr>
          <w:rFonts w:hint="eastAsia"/>
        </w:rPr>
        <w:t>一部分是</w:t>
      </w:r>
      <w:r w:rsidR="00AB20E9" w:rsidRPr="00AB20E9">
        <w:rPr>
          <w:rFonts w:hint="eastAsia"/>
        </w:rPr>
        <w:t>2014~2016</w:t>
      </w:r>
      <w:r w:rsidR="00AB20E9" w:rsidRPr="00AB20E9">
        <w:rPr>
          <w:rFonts w:hint="eastAsia"/>
        </w:rPr>
        <w:t>年每日</w:t>
      </w:r>
      <w:r w:rsidR="003B7BE5">
        <w:rPr>
          <w:rFonts w:hint="eastAsia"/>
        </w:rPr>
        <w:t>该</w:t>
      </w:r>
      <w:r w:rsidR="00AB20E9" w:rsidRPr="00AB20E9">
        <w:rPr>
          <w:rFonts w:hint="eastAsia"/>
        </w:rPr>
        <w:t>股票的</w:t>
      </w:r>
      <w:r w:rsidR="003B7BE5">
        <w:rPr>
          <w:rFonts w:hint="eastAsia"/>
        </w:rPr>
        <w:t>价格</w:t>
      </w:r>
      <w:r w:rsidR="00F86D80">
        <w:rPr>
          <w:rFonts w:hint="eastAsia"/>
        </w:rPr>
        <w:t>（见</w:t>
      </w:r>
      <w:r>
        <w:fldChar w:fldCharType="begin"/>
      </w:r>
      <w:r>
        <w:instrText xml:space="preserve"> </w:instrText>
      </w:r>
      <w:r>
        <w:rPr>
          <w:rFonts w:hint="eastAsia"/>
        </w:rPr>
        <w:instrText>REF _Ref483485344 \h</w:instrText>
      </w:r>
      <w:r>
        <w:instrText xml:space="preserve"> </w:instrText>
      </w:r>
      <w:r>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3</w:t>
      </w:r>
      <w:r w:rsidR="00057756">
        <w:rPr>
          <w:sz w:val="21"/>
          <w:szCs w:val="21"/>
        </w:rPr>
        <w:t>.</w:t>
      </w:r>
      <w:r w:rsidR="00057756">
        <w:rPr>
          <w:noProof/>
          <w:sz w:val="21"/>
          <w:szCs w:val="21"/>
        </w:rPr>
        <w:t>1</w:t>
      </w:r>
      <w:r>
        <w:fldChar w:fldCharType="end"/>
      </w:r>
      <w:r w:rsidR="00F86D80">
        <w:rPr>
          <w:rFonts w:hint="eastAsia"/>
        </w:rPr>
        <w:t>）</w:t>
      </w:r>
      <w:r w:rsidR="00AB20E9" w:rsidRPr="00AB20E9">
        <w:rPr>
          <w:rFonts w:hint="eastAsia"/>
        </w:rPr>
        <w:t>，</w:t>
      </w:r>
      <w:r w:rsidR="003B7BE5">
        <w:rPr>
          <w:rFonts w:hint="eastAsia"/>
        </w:rPr>
        <w:t>五列分别是日期、开盘价、最高价、最低价、收盘价。</w:t>
      </w:r>
    </w:p>
    <w:p w14:paraId="4EA4604D" w14:textId="55181509" w:rsidR="00180A95" w:rsidRDefault="00AB20E9" w:rsidP="003E76F7">
      <w:pPr>
        <w:pStyle w:val="a0"/>
        <w:ind w:firstLine="480"/>
      </w:pPr>
      <w:r>
        <w:rPr>
          <w:rFonts w:hint="eastAsia"/>
        </w:rPr>
        <w:t>另</w:t>
      </w:r>
      <w:r w:rsidRPr="00AB20E9">
        <w:rPr>
          <w:rFonts w:hint="eastAsia"/>
        </w:rPr>
        <w:t>一部分是</w:t>
      </w:r>
      <w:r w:rsidRPr="00AB20E9">
        <w:rPr>
          <w:rFonts w:hint="eastAsia"/>
        </w:rPr>
        <w:t>2014~2016</w:t>
      </w:r>
      <w:r w:rsidRPr="00AB20E9">
        <w:rPr>
          <w:rFonts w:hint="eastAsia"/>
        </w:rPr>
        <w:t>年每日发生的</w:t>
      </w:r>
      <w:r w:rsidR="003B7BE5">
        <w:rPr>
          <w:rFonts w:hint="eastAsia"/>
        </w:rPr>
        <w:t>与该股票相关的</w:t>
      </w:r>
      <w:r w:rsidR="00F86D80">
        <w:rPr>
          <w:rFonts w:hint="eastAsia"/>
        </w:rPr>
        <w:t>舆情（见</w:t>
      </w:r>
      <w:r w:rsidR="00370E74">
        <w:fldChar w:fldCharType="begin"/>
      </w:r>
      <w:r w:rsidR="00370E74">
        <w:instrText xml:space="preserve"> </w:instrText>
      </w:r>
      <w:r w:rsidR="00370E74">
        <w:rPr>
          <w:rFonts w:hint="eastAsia"/>
        </w:rPr>
        <w:instrText>REF _Ref483485502 \h</w:instrText>
      </w:r>
      <w:r w:rsidR="00370E74">
        <w:instrText xml:space="preserve"> </w:instrText>
      </w:r>
      <w:r w:rsidR="00370E74">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3</w:t>
      </w:r>
      <w:r w:rsidR="00057756">
        <w:rPr>
          <w:sz w:val="21"/>
          <w:szCs w:val="21"/>
        </w:rPr>
        <w:t>.</w:t>
      </w:r>
      <w:r w:rsidR="00057756">
        <w:rPr>
          <w:noProof/>
          <w:sz w:val="21"/>
          <w:szCs w:val="21"/>
        </w:rPr>
        <w:t>2</w:t>
      </w:r>
      <w:r w:rsidR="00370E74">
        <w:fldChar w:fldCharType="end"/>
      </w:r>
      <w:r w:rsidR="00F86D80">
        <w:rPr>
          <w:rFonts w:hint="eastAsia"/>
        </w:rPr>
        <w:t>）</w:t>
      </w:r>
      <w:r w:rsidRPr="00AB20E9">
        <w:rPr>
          <w:rFonts w:hint="eastAsia"/>
        </w:rPr>
        <w:t>。其中每天的</w:t>
      </w:r>
      <w:r>
        <w:rPr>
          <w:rFonts w:hint="eastAsia"/>
        </w:rPr>
        <w:t>每条</w:t>
      </w:r>
      <w:r w:rsidRPr="00AB20E9">
        <w:rPr>
          <w:rFonts w:hint="eastAsia"/>
        </w:rPr>
        <w:t>舆情数据有四个</w:t>
      </w:r>
      <w:commentRangeStart w:id="536"/>
      <w:commentRangeStart w:id="537"/>
      <w:r w:rsidRPr="00AB20E9">
        <w:rPr>
          <w:rFonts w:hint="eastAsia"/>
        </w:rPr>
        <w:t>属性</w:t>
      </w:r>
      <w:commentRangeEnd w:id="536"/>
      <w:r w:rsidR="006A3AB2">
        <w:rPr>
          <w:rStyle w:val="aff5"/>
        </w:rPr>
        <w:commentReference w:id="536"/>
      </w:r>
      <w:commentRangeEnd w:id="537"/>
      <w:r w:rsidR="00686218">
        <w:rPr>
          <w:rStyle w:val="aff5"/>
        </w:rPr>
        <w:commentReference w:id="537"/>
      </w:r>
      <w:r w:rsidRPr="00AB20E9">
        <w:rPr>
          <w:rFonts w:hint="eastAsia"/>
        </w:rPr>
        <w:t>(event_type_id, scope_id, polarity, count)</w:t>
      </w:r>
      <w:r w:rsidRPr="00AB20E9">
        <w:rPr>
          <w:rFonts w:hint="eastAsia"/>
        </w:rPr>
        <w:t>，分别代表：事件类型</w:t>
      </w:r>
      <w:r>
        <w:rPr>
          <w:rFonts w:hint="eastAsia"/>
        </w:rPr>
        <w:t>ID</w:t>
      </w:r>
      <w:r w:rsidRPr="00AB20E9">
        <w:rPr>
          <w:rFonts w:hint="eastAsia"/>
        </w:rPr>
        <w:t>、领域类型</w:t>
      </w:r>
      <w:r>
        <w:rPr>
          <w:rFonts w:hint="eastAsia"/>
        </w:rPr>
        <w:t>ID</w:t>
      </w:r>
      <w:r w:rsidRPr="00AB20E9">
        <w:rPr>
          <w:rFonts w:hint="eastAsia"/>
        </w:rPr>
        <w:t>、极性（积极、中性或消极）、</w:t>
      </w:r>
      <w:r>
        <w:rPr>
          <w:rFonts w:hint="eastAsia"/>
        </w:rPr>
        <w:t>该事件在当天的</w:t>
      </w:r>
      <w:r w:rsidRPr="00AB20E9">
        <w:rPr>
          <w:rFonts w:hint="eastAsia"/>
        </w:rPr>
        <w:t>发生次数。</w:t>
      </w:r>
    </w:p>
    <w:p w14:paraId="130F42EA" w14:textId="77777777" w:rsidR="00F65812" w:rsidRDefault="00370E74" w:rsidP="00370E74">
      <w:pPr>
        <w:pStyle w:val="a0"/>
        <w:ind w:firstLineChars="0" w:firstLine="0"/>
      </w:pPr>
      <w:r>
        <w:rPr>
          <w:noProof/>
        </w:rPr>
        <w:lastRenderedPageBreak/>
        <mc:AlternateContent>
          <mc:Choice Requires="wps">
            <w:drawing>
              <wp:anchor distT="0" distB="0" distL="114300" distR="114300" simplePos="0" relativeHeight="251729920" behindDoc="0" locked="0" layoutInCell="1" allowOverlap="1" wp14:anchorId="26C46050" wp14:editId="56AFAF8F">
                <wp:simplePos x="0" y="0"/>
                <wp:positionH relativeFrom="column">
                  <wp:posOffset>669925</wp:posOffset>
                </wp:positionH>
                <wp:positionV relativeFrom="paragraph">
                  <wp:posOffset>2695575</wp:posOffset>
                </wp:positionV>
                <wp:extent cx="4410075" cy="274320"/>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410075" cy="274320"/>
                        </a:xfrm>
                        <a:prstGeom prst="rect">
                          <a:avLst/>
                        </a:prstGeom>
                        <a:solidFill>
                          <a:prstClr val="white"/>
                        </a:solidFill>
                        <a:ln>
                          <a:noFill/>
                        </a:ln>
                      </wps:spPr>
                      <wps:txbx>
                        <w:txbxContent>
                          <w:p w14:paraId="504151C5" w14:textId="6F6062B1" w:rsidR="00235C74" w:rsidRPr="00C526FF" w:rsidRDefault="00235C74" w:rsidP="00370E74">
                            <w:pPr>
                              <w:pStyle w:val="a5"/>
                              <w:rPr>
                                <w:b w:val="0"/>
                                <w:sz w:val="21"/>
                                <w:szCs w:val="21"/>
                              </w:rPr>
                            </w:pPr>
                            <w:bookmarkStart w:id="538" w:name="_Ref483485502"/>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2</w:t>
                            </w:r>
                            <w:r>
                              <w:rPr>
                                <w:b w:val="0"/>
                                <w:sz w:val="21"/>
                                <w:szCs w:val="21"/>
                              </w:rPr>
                              <w:fldChar w:fldCharType="end"/>
                            </w:r>
                            <w:bookmarkEnd w:id="538"/>
                            <w:r w:rsidRPr="00C526FF">
                              <w:rPr>
                                <w:b w:val="0"/>
                                <w:sz w:val="21"/>
                                <w:szCs w:val="21"/>
                              </w:rPr>
                              <w:t xml:space="preserve"> </w:t>
                            </w:r>
                            <w:r w:rsidRPr="00C526FF">
                              <w:rPr>
                                <w:rFonts w:hint="eastAsia"/>
                                <w:b w:val="0"/>
                                <w:sz w:val="21"/>
                                <w:szCs w:val="21"/>
                              </w:rPr>
                              <w:t>股票相关舆情数据样例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46050" id="文本框 50" o:spid="_x0000_s1031" type="#_x0000_t202" style="position:absolute;left:0;text-align:left;margin-left:52.75pt;margin-top:212.25pt;width:347.25pt;height:21.6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" stroked="f">
                <v:textbox style="mso-fit-shape-to-text:t" inset="0,0,0,0">
                  <w:txbxContent>
                    <w:p w14:paraId="504151C5" w14:textId="6F6062B1" w:rsidR="00235C74" w:rsidRPr="00C526FF" w:rsidRDefault="00235C74" w:rsidP="00370E74">
                      <w:pPr>
                        <w:pStyle w:val="a5"/>
                        <w:rPr>
                          <w:b w:val="0"/>
                          <w:sz w:val="21"/>
                          <w:szCs w:val="21"/>
                        </w:rPr>
                      </w:pPr>
                      <w:bookmarkStart w:id="539" w:name="_Ref483485502"/>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2</w:t>
                      </w:r>
                      <w:r>
                        <w:rPr>
                          <w:b w:val="0"/>
                          <w:sz w:val="21"/>
                          <w:szCs w:val="21"/>
                        </w:rPr>
                        <w:fldChar w:fldCharType="end"/>
                      </w:r>
                      <w:bookmarkEnd w:id="539"/>
                      <w:r w:rsidRPr="00C526FF">
                        <w:rPr>
                          <w:b w:val="0"/>
                          <w:sz w:val="21"/>
                          <w:szCs w:val="21"/>
                        </w:rPr>
                        <w:t xml:space="preserve"> </w:t>
                      </w:r>
                      <w:r w:rsidRPr="00C526FF">
                        <w:rPr>
                          <w:rFonts w:hint="eastAsia"/>
                          <w:b w:val="0"/>
                          <w:sz w:val="21"/>
                          <w:szCs w:val="21"/>
                        </w:rPr>
                        <w:t>股票相关舆情数据样例</w:t>
                      </w:r>
                    </w:p>
                  </w:txbxContent>
                </v:textbox>
                <w10:wrap type="topAndBottom"/>
              </v:shape>
            </w:pict>
          </mc:Fallback>
        </mc:AlternateContent>
      </w:r>
      <w:r>
        <w:rPr>
          <w:noProof/>
        </w:rPr>
        <w:drawing>
          <wp:anchor distT="0" distB="0" distL="114300" distR="114300" simplePos="0" relativeHeight="251727872" behindDoc="0" locked="0" layoutInCell="1" allowOverlap="1" wp14:anchorId="2CEEDA44" wp14:editId="623829F5">
            <wp:simplePos x="0" y="0"/>
            <wp:positionH relativeFrom="margin">
              <wp:align>center</wp:align>
            </wp:positionH>
            <wp:positionV relativeFrom="paragraph">
              <wp:posOffset>47625</wp:posOffset>
            </wp:positionV>
            <wp:extent cx="4410075" cy="2447925"/>
            <wp:effectExtent l="190500" t="190500" r="200025" b="2000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0075" cy="2447925"/>
                    </a:xfrm>
                    <a:prstGeom prst="rect">
                      <a:avLst/>
                    </a:prstGeom>
                    <a:ln>
                      <a:noFill/>
                    </a:ln>
                    <a:effectLst>
                      <a:outerShdw blurRad="190500" algn="tl" rotWithShape="0">
                        <a:srgbClr val="000000">
                          <a:alpha val="70000"/>
                        </a:srgbClr>
                      </a:outerShdw>
                    </a:effectLst>
                  </pic:spPr>
                </pic:pic>
              </a:graphicData>
            </a:graphic>
          </wp:anchor>
        </w:drawing>
      </w:r>
    </w:p>
    <w:p w14:paraId="4B86D5C9" w14:textId="77777777" w:rsidR="00180A95" w:rsidRDefault="00180A95" w:rsidP="00180A95">
      <w:pPr>
        <w:pStyle w:val="3"/>
        <w:spacing w:before="156" w:after="156"/>
        <w:ind w:firstLine="360"/>
      </w:pPr>
      <w:bookmarkStart w:id="540" w:name="_Toc484097101"/>
      <w:r>
        <w:rPr>
          <w:rFonts w:hint="eastAsia"/>
        </w:rPr>
        <w:t>问题抽象</w:t>
      </w:r>
      <w:bookmarkEnd w:id="540"/>
    </w:p>
    <w:p w14:paraId="0EC46480" w14:textId="77777777" w:rsidR="00093127" w:rsidRDefault="0094605F" w:rsidP="00093127">
      <w:pPr>
        <w:pStyle w:val="a0"/>
        <w:ind w:firstLine="480"/>
      </w:pPr>
      <w:r>
        <w:rPr>
          <w:rFonts w:hint="eastAsia"/>
        </w:rPr>
        <w:t>要解决问题首先要对实际问题进行</w:t>
      </w:r>
      <w:r w:rsidR="007F2DC8">
        <w:rPr>
          <w:rFonts w:hint="eastAsia"/>
        </w:rPr>
        <w:t>抽象。</w:t>
      </w:r>
      <w:r w:rsidR="00165D07">
        <w:rPr>
          <w:rFonts w:hint="eastAsia"/>
        </w:rPr>
        <w:t>首先</w:t>
      </w:r>
      <w:r w:rsidR="003E76F7">
        <w:rPr>
          <w:rFonts w:hint="eastAsia"/>
        </w:rPr>
        <w:t>对数据进行预处理</w:t>
      </w:r>
      <w:r w:rsidR="00165D07">
        <w:rPr>
          <w:rFonts w:hint="eastAsia"/>
        </w:rPr>
        <w:t>，</w:t>
      </w:r>
      <w:r w:rsidR="00093127">
        <w:rPr>
          <w:rFonts w:hint="eastAsia"/>
        </w:rPr>
        <w:t>目的是</w:t>
      </w:r>
      <w:r w:rsidR="00165D07">
        <w:rPr>
          <w:rFonts w:hint="eastAsia"/>
        </w:rPr>
        <w:t>把每条数据处理成从特征映射到下一天股票涨跌情况的格式，即（特征</w:t>
      </w:r>
      <w:r w:rsidR="00165D07">
        <w:rPr>
          <w:rFonts w:hint="eastAsia"/>
        </w:rPr>
        <w:t>1</w:t>
      </w:r>
      <w:r w:rsidR="00165D07">
        <w:rPr>
          <w:rFonts w:hint="eastAsia"/>
        </w:rPr>
        <w:t>，特征</w:t>
      </w:r>
      <w:r w:rsidR="00165D07">
        <w:rPr>
          <w:rFonts w:hint="eastAsia"/>
        </w:rPr>
        <w:t>2</w:t>
      </w:r>
      <w:r w:rsidR="00165D07">
        <w:rPr>
          <w:rFonts w:hint="eastAsia"/>
        </w:rPr>
        <w:t>，</w:t>
      </w:r>
      <w:r w:rsidR="00165D07">
        <w:t>…</w:t>
      </w:r>
      <w:r w:rsidR="00165D07">
        <w:rPr>
          <w:rFonts w:hint="eastAsia"/>
        </w:rPr>
        <w:t>）</w:t>
      </w:r>
      <w:r w:rsidR="00165D07">
        <w:rPr>
          <w:rFonts w:hint="eastAsia"/>
        </w:rPr>
        <w:t>-</w:t>
      </w:r>
      <w:r w:rsidR="00165D07">
        <w:t>&gt;</w:t>
      </w:r>
      <w:r w:rsidR="00165D07">
        <w:rPr>
          <w:rFonts w:hint="eastAsia"/>
        </w:rPr>
        <w:t>（涨跌情况）</w:t>
      </w:r>
      <w:r w:rsidR="003E76F7">
        <w:rPr>
          <w:rFonts w:hint="eastAsia"/>
        </w:rPr>
        <w:t>。</w:t>
      </w:r>
    </w:p>
    <w:p w14:paraId="1F504C3B" w14:textId="77777777" w:rsidR="00093127" w:rsidRDefault="003E76F7" w:rsidP="00093127">
      <w:pPr>
        <w:pStyle w:val="a0"/>
        <w:ind w:firstLine="480"/>
      </w:pPr>
      <w:r>
        <w:rPr>
          <w:rFonts w:hint="eastAsia"/>
        </w:rPr>
        <w:t>对于价格数据部分，计算出每日的股票</w:t>
      </w:r>
      <w:r w:rsidR="003B7BE5">
        <w:rPr>
          <w:rFonts w:hint="eastAsia"/>
        </w:rPr>
        <w:t>收盘价</w:t>
      </w:r>
      <w:r>
        <w:rPr>
          <w:rFonts w:hint="eastAsia"/>
        </w:rPr>
        <w:t>相对于前一天是上涨还是下跌</w:t>
      </w:r>
      <w:r w:rsidR="00165D07">
        <w:rPr>
          <w:rFonts w:hint="eastAsia"/>
        </w:rPr>
        <w:t>，作为涨跌情况</w:t>
      </w:r>
      <w:r>
        <w:rPr>
          <w:rFonts w:hint="eastAsia"/>
        </w:rPr>
        <w:t>。</w:t>
      </w:r>
    </w:p>
    <w:p w14:paraId="66894315" w14:textId="77777777" w:rsidR="00B52D4C" w:rsidRDefault="00093127" w:rsidP="008E38D2">
      <w:pPr>
        <w:pStyle w:val="a0"/>
        <w:ind w:firstLine="480"/>
      </w:pPr>
      <w:r>
        <w:rPr>
          <w:rFonts w:hint="eastAsia"/>
        </w:rPr>
        <w:t>对于</w:t>
      </w:r>
      <w:r w:rsidR="003E76F7">
        <w:rPr>
          <w:rFonts w:hint="eastAsia"/>
        </w:rPr>
        <w:t>舆情数据部分，统计所有数据中出现过的所有不同的</w:t>
      </w:r>
      <w:r w:rsidR="00165D07">
        <w:rPr>
          <w:rFonts w:hint="eastAsia"/>
        </w:rPr>
        <w:t>三元组</w:t>
      </w:r>
      <w:r w:rsidR="003E76F7">
        <w:rPr>
          <w:rFonts w:hint="eastAsia"/>
        </w:rPr>
        <w:t>(event_type_id, scope_id, polarity</w:t>
      </w:r>
      <w:r w:rsidR="003E76F7">
        <w:t>)</w:t>
      </w:r>
      <w:r w:rsidR="003E76F7">
        <w:rPr>
          <w:rFonts w:hint="eastAsia"/>
        </w:rPr>
        <w:t>，将每一组不同的</w:t>
      </w:r>
      <w:r w:rsidR="00165D07">
        <w:rPr>
          <w:rFonts w:hint="eastAsia"/>
        </w:rPr>
        <w:t>三元组编号，</w:t>
      </w:r>
      <w:r w:rsidR="003E76F7">
        <w:rPr>
          <w:rFonts w:hint="eastAsia"/>
        </w:rPr>
        <w:t>给予一个</w:t>
      </w:r>
      <w:r w:rsidR="00165D07">
        <w:rPr>
          <w:rFonts w:hint="eastAsia"/>
        </w:rPr>
        <w:t>从</w:t>
      </w:r>
      <w:r w:rsidR="00165D07">
        <w:rPr>
          <w:rFonts w:hint="eastAsia"/>
        </w:rPr>
        <w:t>1</w:t>
      </w:r>
      <w:r w:rsidR="003E76F7">
        <w:rPr>
          <w:rFonts w:hint="eastAsia"/>
        </w:rPr>
        <w:t>开始的正整数</w:t>
      </w:r>
      <w:r w:rsidR="00165D07">
        <w:rPr>
          <w:rFonts w:hint="eastAsia"/>
        </w:rPr>
        <w:t>ID</w:t>
      </w:r>
      <w:r w:rsidR="003E76F7">
        <w:rPr>
          <w:rFonts w:hint="eastAsia"/>
        </w:rPr>
        <w:t>，称作</w:t>
      </w:r>
      <w:r w:rsidR="003E76F7">
        <w:rPr>
          <w:rFonts w:hint="eastAsia"/>
        </w:rPr>
        <w:t>feature</w:t>
      </w:r>
      <w:r w:rsidR="003E76F7">
        <w:t>_id</w:t>
      </w:r>
      <w:r w:rsidR="003E76F7">
        <w:rPr>
          <w:rFonts w:hint="eastAsia"/>
        </w:rPr>
        <w:t>，作为一个</w:t>
      </w:r>
      <w:r w:rsidR="00165D07">
        <w:rPr>
          <w:rFonts w:hint="eastAsia"/>
        </w:rPr>
        <w:t>舆情</w:t>
      </w:r>
      <w:r w:rsidR="003E76F7">
        <w:rPr>
          <w:rFonts w:hint="eastAsia"/>
        </w:rPr>
        <w:t>特征。</w:t>
      </w:r>
      <w:r w:rsidR="00165D07">
        <w:rPr>
          <w:rFonts w:hint="eastAsia"/>
        </w:rPr>
        <w:t>再把每天每个舆情特征的发生次数</w:t>
      </w:r>
      <w:r w:rsidR="00B52D4C">
        <w:rPr>
          <w:rFonts w:hint="eastAsia"/>
        </w:rPr>
        <w:t>记录下来作为该特征的权重。</w:t>
      </w:r>
      <w:r w:rsidR="008E38D2">
        <w:rPr>
          <w:rFonts w:hint="eastAsia"/>
        </w:rPr>
        <w:t>举个例子，比如说</w:t>
      </w:r>
      <w:r w:rsidR="008E38D2">
        <w:rPr>
          <w:rFonts w:hint="eastAsia"/>
        </w:rPr>
        <w:t>2014</w:t>
      </w:r>
      <w:r w:rsidR="008E38D2">
        <w:rPr>
          <w:rFonts w:hint="eastAsia"/>
        </w:rPr>
        <w:t>年</w:t>
      </w:r>
      <w:r w:rsidR="008E38D2">
        <w:rPr>
          <w:rFonts w:hint="eastAsia"/>
        </w:rPr>
        <w:t>1</w:t>
      </w:r>
      <w:r w:rsidR="008E38D2">
        <w:rPr>
          <w:rFonts w:hint="eastAsia"/>
        </w:rPr>
        <w:t>月</w:t>
      </w:r>
      <w:r w:rsidR="008E38D2">
        <w:rPr>
          <w:rFonts w:hint="eastAsia"/>
        </w:rPr>
        <w:t>1</w:t>
      </w:r>
      <w:r w:rsidR="008E38D2">
        <w:rPr>
          <w:rFonts w:hint="eastAsia"/>
        </w:rPr>
        <w:t>日，某股票对应公司的微博（</w:t>
      </w:r>
      <w:r w:rsidR="008E38D2">
        <w:rPr>
          <w:rFonts w:hint="eastAsia"/>
        </w:rPr>
        <w:t>scope_id</w:t>
      </w:r>
      <w:r w:rsidR="008E38D2">
        <w:rPr>
          <w:rFonts w:hint="eastAsia"/>
        </w:rPr>
        <w:t>）下出现大量用户的评论（</w:t>
      </w:r>
      <w:r w:rsidR="008E38D2">
        <w:rPr>
          <w:rFonts w:hint="eastAsia"/>
        </w:rPr>
        <w:t>event_type_id</w:t>
      </w:r>
      <w:r w:rsidR="008E38D2">
        <w:rPr>
          <w:rFonts w:hint="eastAsia"/>
        </w:rPr>
        <w:t>），评论内容为对该公司某产品投诉（</w:t>
      </w:r>
      <w:r w:rsidR="008E38D2">
        <w:rPr>
          <w:rFonts w:hint="eastAsia"/>
        </w:rPr>
        <w:t>polarity</w:t>
      </w:r>
      <w:r w:rsidR="008E38D2">
        <w:rPr>
          <w:rFonts w:hint="eastAsia"/>
        </w:rPr>
        <w:t>），这一条舆情数据就被我们抽象成一个特征，赋予一个特征</w:t>
      </w:r>
      <w:r w:rsidR="008E38D2">
        <w:rPr>
          <w:rFonts w:hint="eastAsia"/>
        </w:rPr>
        <w:t>ID</w:t>
      </w:r>
      <w:r w:rsidR="008E38D2">
        <w:rPr>
          <w:rFonts w:hint="eastAsia"/>
        </w:rPr>
        <w:t>。</w:t>
      </w:r>
      <w:r w:rsidR="0087325A">
        <w:rPr>
          <w:rFonts w:hint="eastAsia"/>
        </w:rPr>
        <w:t>这样，把每个特征</w:t>
      </w:r>
      <w:r w:rsidR="0087325A">
        <w:rPr>
          <w:rFonts w:hint="eastAsia"/>
        </w:rPr>
        <w:t>ID</w:t>
      </w:r>
      <w:r w:rsidR="0087325A">
        <w:rPr>
          <w:rFonts w:hint="eastAsia"/>
        </w:rPr>
        <w:t>当作特征向量的每个维度，该特征的权重为向量分量的大小，就得到了每日舆情数据的特征向量。</w:t>
      </w:r>
    </w:p>
    <w:p w14:paraId="3ADF59B1" w14:textId="77777777" w:rsidR="003E76F7" w:rsidRDefault="003E76F7" w:rsidP="00B52D4C">
      <w:pPr>
        <w:pStyle w:val="a0"/>
        <w:ind w:firstLine="480"/>
      </w:pPr>
      <w:r>
        <w:rPr>
          <w:rFonts w:hint="eastAsia"/>
        </w:rPr>
        <w:t>设：</w:t>
      </w:r>
      <w:r>
        <w:rPr>
          <w:rFonts w:hint="eastAsia"/>
        </w:rPr>
        <w:t>m</w:t>
      </w:r>
      <w:r>
        <w:rPr>
          <w:rFonts w:hint="eastAsia"/>
        </w:rPr>
        <w:t>为样本总数（总天数），</w:t>
      </w:r>
      <w:r>
        <w:rPr>
          <w:rFonts w:hint="eastAsia"/>
        </w:rPr>
        <w:t>n</w:t>
      </w:r>
      <w:r>
        <w:rPr>
          <w:rFonts w:hint="eastAsia"/>
        </w:rPr>
        <w:t>为特征总数。</w:t>
      </w:r>
    </w:p>
    <w:p w14:paraId="7915CE10" w14:textId="77777777" w:rsidR="00C526FF" w:rsidRDefault="003E76F7" w:rsidP="00C526FF">
      <w:pPr>
        <w:pStyle w:val="a0"/>
        <w:ind w:firstLine="480"/>
      </w:pPr>
      <w:r>
        <w:rPr>
          <w:rFonts w:hint="eastAsia"/>
        </w:rPr>
        <w:t>对于每日的数据：</w:t>
      </w:r>
    </w:p>
    <w:p w14:paraId="3D69ECCF" w14:textId="77777777" w:rsidR="00C526FF" w:rsidRPr="00C526FF" w:rsidRDefault="00547A99" w:rsidP="00C526FF">
      <w:pPr>
        <w:pStyle w:val="a0"/>
        <w:ind w:firstLine="480"/>
      </w:pPr>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hint="eastAsia"/>
                    </w:rPr>
                    <m:t>第</m:t>
                  </m:r>
                  <m:r>
                    <m:rPr>
                      <m:sty m:val="p"/>
                    </m:rPr>
                    <w:rPr>
                      <w:rFonts w:ascii="Cambria Math" w:hAnsi="Cambria Math" w:hint="eastAsia"/>
                    </w:rPr>
                    <m:t>j</m:t>
                  </m:r>
                  <m:r>
                    <m:rPr>
                      <m:sty m:val="p"/>
                    </m:rPr>
                    <w:rPr>
                      <w:rFonts w:ascii="Cambria Math" w:hAnsi="Cambria Math"/>
                    </w:rPr>
                    <m:t>+1</m:t>
                  </m:r>
                  <m:r>
                    <m:rPr>
                      <m:sty m:val="p"/>
                    </m:rPr>
                    <w:rPr>
                      <w:rFonts w:ascii="Cambria Math" w:hAnsi="Cambria Math" w:hint="eastAsia"/>
                    </w:rPr>
                    <m:t>天股票价格上涨或不变</m:t>
                  </m:r>
                </m:e>
                <m:e>
                  <m:r>
                    <m:rPr>
                      <m:sty m:val="p"/>
                    </m:rPr>
                    <w:rPr>
                      <w:rFonts w:ascii="Cambria Math" w:hAnsi="Cambria Math"/>
                    </w:rPr>
                    <m:t xml:space="preserve">0,  </m:t>
                  </m:r>
                  <m:r>
                    <w:rPr>
                      <w:rFonts w:ascii="Cambria Math" w:hAnsi="Cambria Math"/>
                    </w:rPr>
                    <m:t>if</m:t>
                  </m:r>
                  <m:r>
                    <m:rPr>
                      <m:sty m:val="p"/>
                    </m:rPr>
                    <w:rPr>
                      <w:rFonts w:ascii="Cambria Math" w:hAnsi="Cambria Math" w:hint="eastAsia"/>
                    </w:rPr>
                    <m:t>第</m:t>
                  </m:r>
                  <m:r>
                    <m:rPr>
                      <m:sty m:val="p"/>
                    </m:rPr>
                    <w:rPr>
                      <w:rFonts w:ascii="Cambria Math" w:hAnsi="Cambria Math" w:hint="eastAsia"/>
                    </w:rPr>
                    <m:t>j</m:t>
                  </m:r>
                  <m:r>
                    <m:rPr>
                      <m:sty m:val="p"/>
                    </m:rPr>
                    <w:rPr>
                      <w:rFonts w:ascii="Cambria Math" w:hAnsi="Cambria Math"/>
                    </w:rPr>
                    <m:t>+1</m:t>
                  </m:r>
                  <m:r>
                    <m:rPr>
                      <m:sty m:val="p"/>
                    </m:rPr>
                    <w:rPr>
                      <w:rFonts w:ascii="Cambria Math" w:hAnsi="Cambria Math" w:hint="eastAsia"/>
                    </w:rPr>
                    <m:t>天股票价格下跌</m:t>
                  </m:r>
                  <m:r>
                    <m:rPr>
                      <m:sty m:val="p"/>
                    </m:rPr>
                    <w:rPr>
                      <w:rFonts w:ascii="Cambria Math" w:hAnsi="Cambria Math"/>
                    </w:rPr>
                    <m:t xml:space="preserve">      </m:t>
                  </m:r>
                </m:e>
              </m:eqArr>
            </m:e>
          </m:d>
        </m:oMath>
      </m:oMathPara>
    </w:p>
    <w:p w14:paraId="2C20D70F" w14:textId="3295F1CC" w:rsidR="00C526FF" w:rsidRPr="00C526FF" w:rsidRDefault="00547A99" w:rsidP="00C526FF">
      <w:pPr>
        <w:pStyle w:val="a0"/>
        <w:ind w:firstLine="480"/>
      </w:pPr>
      <m:oMathPara>
        <m:oMath>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m:oMathPara>
    </w:p>
    <w:p w14:paraId="6AD124A9" w14:textId="498F9648" w:rsidR="003E76F7" w:rsidRDefault="003E76F7" w:rsidP="003E76F7">
      <w:pPr>
        <w:pStyle w:val="a0"/>
        <w:ind w:firstLine="480"/>
      </w:pPr>
      <w:r>
        <w:rPr>
          <w:rFonts w:hint="eastAsia"/>
        </w:rPr>
        <w:t>其</w:t>
      </w:r>
      <w:r w:rsidR="00C526FF">
        <w:rPr>
          <w:rFonts w:hint="eastAsia"/>
        </w:rPr>
        <w:t>中</w:t>
      </w:r>
      <w:r>
        <w:rPr>
          <w:rFonts w:hint="eastAsia"/>
        </w:rPr>
        <w:t>x</w:t>
      </w:r>
      <w:r w:rsidRPr="00252124">
        <w:rPr>
          <w:rFonts w:hint="eastAsia"/>
          <w:vertAlign w:val="subscript"/>
        </w:rPr>
        <w:t>i</w:t>
      </w:r>
      <w:r w:rsidR="00252124" w:rsidRPr="00252124">
        <w:rPr>
          <w:vertAlign w:val="superscript"/>
        </w:rPr>
        <w:t>(j)</w:t>
      </w:r>
      <w:r>
        <w:rPr>
          <w:rFonts w:hint="eastAsia"/>
        </w:rPr>
        <w:t>为第</w:t>
      </w:r>
      <w:r>
        <w:rPr>
          <w:rFonts w:hint="eastAsia"/>
        </w:rPr>
        <w:t>j</w:t>
      </w:r>
      <w:r>
        <w:rPr>
          <w:rFonts w:hint="eastAsia"/>
        </w:rPr>
        <w:t>天</w:t>
      </w:r>
      <w:r>
        <w:rPr>
          <w:rFonts w:hint="eastAsia"/>
        </w:rPr>
        <w:t>feature_id = i</w:t>
      </w:r>
      <w:r>
        <w:rPr>
          <w:rFonts w:hint="eastAsia"/>
        </w:rPr>
        <w:t>的特征</w:t>
      </w:r>
      <w:r w:rsidR="00252124">
        <w:rPr>
          <w:rFonts w:hint="eastAsia"/>
        </w:rPr>
        <w:t>权重</w:t>
      </w:r>
      <w:r>
        <w:rPr>
          <w:rFonts w:hint="eastAsia"/>
        </w:rPr>
        <w:t>，</w:t>
      </w:r>
      <w:r w:rsidR="00252124">
        <w:rPr>
          <w:rFonts w:hint="eastAsia"/>
        </w:rPr>
        <w:t>设置</w:t>
      </w:r>
      <w:r>
        <w:rPr>
          <w:rFonts w:hint="eastAsia"/>
        </w:rPr>
        <w:t>x</w:t>
      </w:r>
      <w:r w:rsidRPr="00252124">
        <w:rPr>
          <w:vertAlign w:val="subscript"/>
        </w:rPr>
        <w:t>0</w:t>
      </w:r>
      <w:r w:rsidR="00252124">
        <w:rPr>
          <w:rFonts w:hint="eastAsia"/>
        </w:rPr>
        <w:t>恒为</w:t>
      </w:r>
      <w:r>
        <w:t>1</w:t>
      </w:r>
      <w:r>
        <w:rPr>
          <w:rFonts w:hint="eastAsia"/>
        </w:rPr>
        <w:t>。</w:t>
      </w:r>
    </w:p>
    <w:p w14:paraId="74785B88" w14:textId="77773C4C" w:rsidR="003E76F7" w:rsidRPr="008E4E1B" w:rsidRDefault="003E76F7" w:rsidP="003E76F7">
      <w:pPr>
        <w:pStyle w:val="a0"/>
        <w:ind w:firstLine="480"/>
      </w:pPr>
      <w:r>
        <w:rPr>
          <w:rFonts w:hint="eastAsia"/>
        </w:rPr>
        <w:t>称一组</w:t>
      </w:r>
      <w:r>
        <w:rPr>
          <w:rFonts w:hint="eastAsia"/>
        </w:rPr>
        <w:t xml:space="preserve"> </w:t>
      </w:r>
      <m:oMath>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oMath>
      <w:r>
        <w:rPr>
          <w:rFonts w:hint="eastAsia"/>
        </w:rPr>
        <w:t xml:space="preserve"> </w:t>
      </w:r>
      <w:r>
        <w:rPr>
          <w:rFonts w:hint="eastAsia"/>
        </w:rPr>
        <w:t>为一个样本。</w:t>
      </w:r>
    </w:p>
    <w:p w14:paraId="485C5F3A" w14:textId="5C8CC431" w:rsidR="003E76F7" w:rsidRDefault="003E76F7" w:rsidP="003E76F7">
      <w:pPr>
        <w:pStyle w:val="a0"/>
        <w:ind w:firstLine="480"/>
      </w:pPr>
      <w:r>
        <w:rPr>
          <w:rFonts w:hint="eastAsia"/>
        </w:rPr>
        <w:t>对于全体数据：</w:t>
      </w:r>
    </w:p>
    <w:p w14:paraId="1ABE006D" w14:textId="77777777" w:rsidR="003E76F7" w:rsidRDefault="003E76F7" w:rsidP="003E76F7">
      <w:pPr>
        <w:pStyle w:val="a0"/>
        <w:ind w:firstLine="480"/>
      </w:pPr>
      <w:r>
        <w:tab/>
      </w:r>
      <m:oMath>
        <m:r>
          <w:rPr>
            <w:rFonts w:ascii="Cambria Math" w:hAnsi="Cambria Math"/>
          </w:rPr>
          <m:t>y</m:t>
        </m:r>
        <m:r>
          <m:rPr>
            <m:sty m:val="p"/>
          </m:rPr>
          <w:rPr>
            <w:rFonts w:ascii="Cambria Math" w:hAnsi="Cambria Math"/>
          </w:rPr>
          <m:t xml:space="preserve">= </m:t>
        </m:r>
        <m:d>
          <m:dPr>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y</m:t>
                      </m:r>
                    </m:e>
                    <m:sup>
                      <m:r>
                        <m:rPr>
                          <m:sty m:val="p"/>
                        </m:rPr>
                        <w:rPr>
                          <w:rFonts w:ascii="Cambria Math" w:hAnsi="Cambria Math"/>
                        </w:rPr>
                        <m:t>(1)</m:t>
                      </m:r>
                    </m:sup>
                  </m:sSup>
                  <m:ctrlPr>
                    <w:rPr>
                      <w:rFonts w:ascii="Cambria Math" w:eastAsia="Cambria Math" w:hAnsi="Cambria Math" w:cs="Cambria Math"/>
                    </w:rPr>
                  </m:ctrlPr>
                </m:e>
              </m:mr>
              <m:mr>
                <m:e>
                  <m:sSup>
                    <m:sSupPr>
                      <m:ctrlPr>
                        <w:rPr>
                          <w:rFonts w:ascii="Cambria Math" w:hAnsi="Cambria Math"/>
                        </w:rPr>
                      </m:ctrlPr>
                    </m:sSupPr>
                    <m:e>
                      <m:r>
                        <w:rPr>
                          <w:rFonts w:ascii="Cambria Math" w:hAnsi="Cambria Math"/>
                        </w:rPr>
                        <m:t>y</m:t>
                      </m:r>
                    </m:e>
                    <m:sup>
                      <m:r>
                        <m:rPr>
                          <m:sty m:val="p"/>
                        </m:rPr>
                        <w:rPr>
                          <w:rFonts w:ascii="Cambria Math" w:hAnsi="Cambria Math"/>
                        </w:rPr>
                        <m:t>(2)</m:t>
                      </m:r>
                    </m:sup>
                  </m:sSup>
                  <m:ctrlPr>
                    <w:rPr>
                      <w:rFonts w:ascii="Cambria Math" w:eastAsia="Cambria Math" w:hAnsi="Cambria Math" w:cs="Cambria Math"/>
                    </w:rPr>
                  </m:ctrlPr>
                </m:e>
              </m:mr>
              <m:mr>
                <m:e>
                  <m:r>
                    <m:rPr>
                      <m:sty m:val="p"/>
                    </m:rPr>
                    <w:rPr>
                      <w:rFonts w:ascii="Cambria Math" w:eastAsia="Cambria Math" w:hAnsi="Cambria Math" w:cs="Cambria Math"/>
                    </w:rPr>
                    <m:t>…</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m</m:t>
                      </m:r>
                      <m:r>
                        <m:rPr>
                          <m:sty m:val="p"/>
                        </m:rPr>
                        <w:rPr>
                          <w:rFonts w:ascii="Cambria Math" w:hAnsi="Cambria Math"/>
                        </w:rPr>
                        <m:t>)</m:t>
                      </m:r>
                    </m:sup>
                  </m:sSup>
                </m:e>
              </m:mr>
            </m:m>
          </m:e>
        </m:d>
      </m:oMath>
      <w:r>
        <w:rPr>
          <w:rFonts w:hint="eastAsia"/>
        </w:rPr>
        <w:t xml:space="preserve">        </w:t>
      </w:r>
      <m:oMath>
        <m:r>
          <w:rPr>
            <w:rFonts w:ascii="Cambria Math" w:hAnsi="Cambria Math"/>
          </w:rPr>
          <m:t>X</m:t>
        </m:r>
        <m:r>
          <m:rPr>
            <m:sty m:val="p"/>
          </m:rPr>
          <w:rPr>
            <w:rFonts w:ascii="Cambria Math" w:hAnsi="Cambria Math"/>
          </w:rPr>
          <m:t xml:space="preserve">= </m:t>
        </m:r>
        <m:d>
          <m:dPr>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m:rPr>
                          <m:sty m:val="p"/>
                        </m:rPr>
                        <w:rPr>
                          <w:rFonts w:ascii="Cambria Math" w:hAnsi="Cambria Math"/>
                        </w:rPr>
                        <m:t>(1)</m:t>
                      </m:r>
                    </m:sup>
                  </m:sSup>
                  <m:ctrlPr>
                    <w:rPr>
                      <w:rFonts w:ascii="Cambria Math" w:eastAsia="Cambria Math" w:hAnsi="Cambria Math" w:cs="Cambria Math"/>
                    </w:rPr>
                  </m:ctrlPr>
                </m:e>
              </m:mr>
              <m:mr>
                <m:e>
                  <m:sSup>
                    <m:sSupPr>
                      <m:ctrlPr>
                        <w:rPr>
                          <w:rFonts w:ascii="Cambria Math" w:hAnsi="Cambria Math"/>
                        </w:rPr>
                      </m:ctrlPr>
                    </m:sSupPr>
                    <m:e>
                      <m:r>
                        <w:rPr>
                          <w:rFonts w:ascii="Cambria Math" w:hAnsi="Cambria Math"/>
                        </w:rPr>
                        <m:t>x</m:t>
                      </m:r>
                    </m:e>
                    <m:sup>
                      <m:r>
                        <m:rPr>
                          <m:sty m:val="p"/>
                        </m:rPr>
                        <w:rPr>
                          <w:rFonts w:ascii="Cambria Math" w:hAnsi="Cambria Math"/>
                        </w:rPr>
                        <m:t>(2)</m:t>
                      </m:r>
                    </m:sup>
                  </m:sSup>
                  <m:ctrlPr>
                    <w:rPr>
                      <w:rFonts w:ascii="Cambria Math" w:eastAsia="Cambria Math" w:hAnsi="Cambria Math" w:cs="Cambria Math"/>
                    </w:rPr>
                  </m:ctrlPr>
                </m:e>
              </m:mr>
              <m:mr>
                <m:e>
                  <m:r>
                    <m:rPr>
                      <m:sty m:val="p"/>
                    </m:rPr>
                    <w:rPr>
                      <w:rFonts w:ascii="Cambria Math" w:eastAsia="Cambria Math" w:hAnsi="Cambria Math" w:cs="Cambria Math"/>
                    </w:rPr>
                    <m:t>…</m:t>
                  </m:r>
                </m:e>
              </m:mr>
              <m:mr>
                <m:e>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m</m:t>
                      </m:r>
                      <m:r>
                        <m:rPr>
                          <m:sty m:val="p"/>
                        </m:rPr>
                        <w:rPr>
                          <w:rFonts w:ascii="Cambria Math" w:hAnsi="Cambria Math"/>
                        </w:rPr>
                        <m:t>)</m:t>
                      </m:r>
                    </m:sup>
                  </m:sSup>
                </m:e>
              </m:mr>
            </m:m>
          </m:e>
        </m:d>
        <m:r>
          <m:rPr>
            <m:sty m:val="p"/>
          </m:rPr>
          <w:rPr>
            <w:rFonts w:ascii="Cambria Math" w:hAnsi="Cambria Math"/>
          </w:rPr>
          <m:t xml:space="preserve">= </m:t>
        </m:r>
        <m:d>
          <m:dPr>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m:rPr>
                          <m:sty m:val="p"/>
                        </m:rPr>
                        <w:rPr>
                          <w:rFonts w:ascii="Cambria Math" w:hAnsi="Cambria Math"/>
                        </w:rPr>
                        <m:t>(1)</m:t>
                      </m:r>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(1)</m:t>
                      </m:r>
                    </m:sup>
                  </m:sSubSup>
                  <m:ctrlPr>
                    <w:rPr>
                      <w:rFonts w:ascii="Cambria Math" w:eastAsia="Cambria Math" w:hAnsi="Cambria Math" w:cs="Cambria Math"/>
                    </w:rPr>
                  </m:ctrlPr>
                </m:e>
              </m:mr>
              <m:mr>
                <m:e>
                  <m:r>
                    <m:rPr>
                      <m:sty m:val="p"/>
                    </m:rPr>
                    <w:rPr>
                      <w:rFonts w:ascii="Cambria Math" w:hAnsi="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e>
              </m:mr>
              <m:mr>
                <m:e>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m:rPr>
                          <m:sty m:val="p"/>
                        </m:rPr>
                        <w:rPr>
                          <w:rFonts w:ascii="Cambria Math" w:hAnsi="Cambria Math"/>
                        </w:rPr>
                        <m:t>(</m:t>
                      </m:r>
                      <m:r>
                        <w:rPr>
                          <w:rFonts w:ascii="Cambria Math" w:hAnsi="Cambria Math"/>
                        </w:rPr>
                        <m:t>m</m:t>
                      </m:r>
                      <m:r>
                        <m:rPr>
                          <m:sty m:val="p"/>
                        </m:rPr>
                        <w:rPr>
                          <w:rFonts w:ascii="Cambria Math" w:hAnsi="Cambria Math"/>
                        </w:rPr>
                        <m:t>)</m:t>
                      </m:r>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m:t>
                      </m:r>
                      <m:r>
                        <w:rPr>
                          <w:rFonts w:ascii="Cambria Math" w:hAnsi="Cambria Math"/>
                        </w:rPr>
                        <m:t>m</m:t>
                      </m:r>
                      <m:r>
                        <m:rPr>
                          <m:sty m:val="p"/>
                        </m:rPr>
                        <w:rPr>
                          <w:rFonts w:ascii="Cambria Math" w:hAnsi="Cambria Math"/>
                        </w:rPr>
                        <m:t>)</m:t>
                      </m:r>
                    </m:sup>
                  </m:sSubSup>
                </m:e>
              </m:mr>
            </m:m>
          </m:e>
        </m:d>
      </m:oMath>
    </w:p>
    <w:p w14:paraId="06230C99" w14:textId="63E6FE59" w:rsidR="003E76F7" w:rsidRPr="009E6B5E" w:rsidRDefault="003E76F7" w:rsidP="003E76F7">
      <w:pPr>
        <w:pStyle w:val="a0"/>
        <w:ind w:firstLine="480"/>
      </w:pPr>
      <w:r>
        <w:rPr>
          <w:rFonts w:hint="eastAsia"/>
        </w:rPr>
        <w:t>需要提到的一点是，</w:t>
      </w:r>
      <w:r>
        <w:rPr>
          <w:rFonts w:hint="eastAsia"/>
        </w:rPr>
        <w:t>X</w:t>
      </w:r>
      <w:r>
        <w:rPr>
          <w:rFonts w:hint="eastAsia"/>
        </w:rPr>
        <w:t>和</w:t>
      </w:r>
      <w:r>
        <w:rPr>
          <w:rFonts w:hint="eastAsia"/>
        </w:rPr>
        <w:t>y</w:t>
      </w:r>
      <w:r>
        <w:rPr>
          <w:rFonts w:hint="eastAsia"/>
        </w:rPr>
        <w:t>是从总体</w:t>
      </w:r>
      <w:r>
        <w:rPr>
          <w:rFonts w:hint="eastAsia"/>
        </w:rPr>
        <w:t>X</w:t>
      </w:r>
      <w:r w:rsidRPr="00B52D4C">
        <w:rPr>
          <w:rFonts w:hint="eastAsia"/>
          <w:vertAlign w:val="subscript"/>
        </w:rPr>
        <w:t>total</w:t>
      </w:r>
      <w:r>
        <w:rPr>
          <w:rFonts w:hint="eastAsia"/>
        </w:rPr>
        <w:t>和</w:t>
      </w:r>
      <w:r>
        <w:rPr>
          <w:rFonts w:hint="eastAsia"/>
        </w:rPr>
        <w:t>y</w:t>
      </w:r>
      <w:r w:rsidRPr="00B52D4C">
        <w:rPr>
          <w:rFonts w:hint="eastAsia"/>
          <w:vertAlign w:val="subscript"/>
        </w:rPr>
        <w:t>total</w:t>
      </w:r>
      <w:r>
        <w:rPr>
          <w:rFonts w:hint="eastAsia"/>
        </w:rPr>
        <w:t>（从古至今每一天的数据）抽样出的一组样本。</w:t>
      </w:r>
    </w:p>
    <w:p w14:paraId="09A70980" w14:textId="582CE713" w:rsidR="003E76F7" w:rsidRDefault="003E76F7" w:rsidP="003E76F7">
      <w:pPr>
        <w:pStyle w:val="a0"/>
        <w:ind w:firstLine="480"/>
      </w:pPr>
      <w:r>
        <w:rPr>
          <w:rFonts w:hint="eastAsia"/>
        </w:rPr>
        <w:t>现实中存在一个函数</w:t>
      </w:r>
      <w:r>
        <w:rPr>
          <w:rFonts w:hint="eastAsia"/>
        </w:rPr>
        <w:t>f</w:t>
      </w:r>
      <w:r>
        <w:rPr>
          <w:rFonts w:hint="eastAsia"/>
        </w:rPr>
        <w:t>，满足</w:t>
      </w:r>
      <m:oMath>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，并且</w:t>
      </w:r>
      <w:commentRangeStart w:id="541"/>
      <m:oMath>
        <m:sSub>
          <m:sSubPr>
            <m:ctrlPr>
              <w:rPr>
                <w:rFonts w:ascii="Cambria Math" w:hAnsi="Cambria Math"/>
              </w:rPr>
            </m:ctrlPr>
          </m:sSubPr>
          <m:e>
            <m:r>
              <w:rPr>
                <w:rFonts w:ascii="Cambria Math" w:hAnsi="Cambria Math"/>
              </w:rPr>
              <m:t>y</m:t>
            </m:r>
          </m:e>
          <m:sub>
            <m:r>
              <w:rPr>
                <w:rFonts w:ascii="Cambria Math" w:hAnsi="Cambria Math"/>
              </w:rPr>
              <m:t>total</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total</m:t>
            </m:r>
          </m:sub>
        </m:sSub>
        <m:r>
          <m:rPr>
            <m:sty m:val="p"/>
          </m:rPr>
          <w:rPr>
            <w:rFonts w:ascii="Cambria Math" w:hAnsi="Cambria Math"/>
          </w:rPr>
          <m:t>)</m:t>
        </m:r>
        <w:commentRangeEnd w:id="541"/>
        <m:r>
          <m:rPr>
            <m:sty m:val="p"/>
          </m:rPr>
          <w:rPr>
            <w:rStyle w:val="aff5"/>
          </w:rPr>
          <w:commentReference w:id="541"/>
        </m:r>
      </m:oMath>
      <w:r>
        <w:rPr>
          <w:rFonts w:hint="eastAsia"/>
        </w:rPr>
        <w:t>。</w:t>
      </w:r>
    </w:p>
    <w:p w14:paraId="682424A7" w14:textId="18D22F17" w:rsidR="003E76F7" w:rsidRDefault="000A5B61" w:rsidP="003E76F7">
      <w:pPr>
        <w:pStyle w:val="a0"/>
        <w:ind w:firstLine="480"/>
      </w:pPr>
      <w:r>
        <w:rPr>
          <w:noProof/>
        </w:rPr>
        <mc:AlternateContent>
          <mc:Choice Requires="wps">
            <w:drawing>
              <wp:anchor distT="0" distB="0" distL="114300" distR="114300" simplePos="0" relativeHeight="251732992" behindDoc="0" locked="0" layoutInCell="1" allowOverlap="1" wp14:anchorId="1FAE923E" wp14:editId="072D2021">
                <wp:simplePos x="0" y="0"/>
                <wp:positionH relativeFrom="column">
                  <wp:posOffset>1470025</wp:posOffset>
                </wp:positionH>
                <wp:positionV relativeFrom="paragraph">
                  <wp:posOffset>3429000</wp:posOffset>
                </wp:positionV>
                <wp:extent cx="2819400" cy="274320"/>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2819400" cy="274320"/>
                        </a:xfrm>
                        <a:prstGeom prst="rect">
                          <a:avLst/>
                        </a:prstGeom>
                        <a:solidFill>
                          <a:prstClr val="white"/>
                        </a:solidFill>
                        <a:ln>
                          <a:noFill/>
                        </a:ln>
                      </wps:spPr>
                      <wps:txbx>
                        <w:txbxContent>
                          <w:p w14:paraId="725C7929" w14:textId="6E75D869" w:rsidR="00235C74" w:rsidRPr="00C526FF" w:rsidRDefault="00235C74" w:rsidP="000A5B61">
                            <w:pPr>
                              <w:pStyle w:val="a5"/>
                              <w:rPr>
                                <w:b w:val="0"/>
                                <w:sz w:val="21"/>
                                <w:szCs w:val="21"/>
                              </w:rPr>
                            </w:pPr>
                            <w:bookmarkStart w:id="542" w:name="_Ref483485913"/>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bookmarkEnd w:id="542"/>
                            <w:r w:rsidRPr="00C526FF">
                              <w:rPr>
                                <w:b w:val="0"/>
                                <w:sz w:val="21"/>
                                <w:szCs w:val="21"/>
                              </w:rPr>
                              <w:t xml:space="preserve"> </w:t>
                            </w:r>
                            <w:r w:rsidRPr="00C526FF">
                              <w:rPr>
                                <w:rFonts w:hint="eastAsia"/>
                                <w:b w:val="0"/>
                                <w:sz w:val="21"/>
                                <w:szCs w:val="21"/>
                              </w:rPr>
                              <w:t>算法</w:t>
                            </w:r>
                            <w:r w:rsidRPr="00C526FF">
                              <w:rPr>
                                <w:b w:val="0"/>
                                <w:sz w:val="21"/>
                                <w:szCs w:val="21"/>
                              </w:rPr>
                              <w:t>思路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E923E" id="文本框 52" o:spid="_x0000_s1032" type="#_x0000_t202" style="position:absolute;left:0;text-align:left;margin-left:115.75pt;margin-top:270pt;width:222pt;height:21.6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" stroked="f">
                <v:textbox style="mso-fit-shape-to-text:t" inset="0,0,0,0">
                  <w:txbxContent>
                    <w:p w14:paraId="725C7929" w14:textId="6E75D869" w:rsidR="00235C74" w:rsidRPr="00C526FF" w:rsidRDefault="00235C74" w:rsidP="000A5B61">
                      <w:pPr>
                        <w:pStyle w:val="a5"/>
                        <w:rPr>
                          <w:b w:val="0"/>
                          <w:sz w:val="21"/>
                          <w:szCs w:val="21"/>
                        </w:rPr>
                      </w:pPr>
                      <w:bookmarkStart w:id="543" w:name="_Ref483485913"/>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bookmarkEnd w:id="543"/>
                      <w:r w:rsidRPr="00C526FF">
                        <w:rPr>
                          <w:b w:val="0"/>
                          <w:sz w:val="21"/>
                          <w:szCs w:val="21"/>
                        </w:rPr>
                        <w:t xml:space="preserve"> </w:t>
                      </w:r>
                      <w:r w:rsidRPr="00C526FF">
                        <w:rPr>
                          <w:rFonts w:hint="eastAsia"/>
                          <w:b w:val="0"/>
                          <w:sz w:val="21"/>
                          <w:szCs w:val="21"/>
                        </w:rPr>
                        <w:t>算法</w:t>
                      </w:r>
                      <w:r w:rsidRPr="00C526FF">
                        <w:rPr>
                          <w:b w:val="0"/>
                          <w:sz w:val="21"/>
                          <w:szCs w:val="21"/>
                        </w:rPr>
                        <w:t>思路</w:t>
                      </w:r>
                    </w:p>
                  </w:txbxContent>
                </v:textbox>
                <w10:wrap type="topAndBottom"/>
              </v:shape>
            </w:pict>
          </mc:Fallback>
        </mc:AlternateContent>
      </w:r>
      <w:r>
        <w:rPr>
          <w:noProof/>
        </w:rPr>
        <w:drawing>
          <wp:anchor distT="0" distB="0" distL="114300" distR="114300" simplePos="0" relativeHeight="251730944" behindDoc="0" locked="0" layoutInCell="1" allowOverlap="1" wp14:anchorId="69365007" wp14:editId="63A905AA">
            <wp:simplePos x="0" y="0"/>
            <wp:positionH relativeFrom="margin">
              <wp:align>center</wp:align>
            </wp:positionH>
            <wp:positionV relativeFrom="paragraph">
              <wp:posOffset>619125</wp:posOffset>
            </wp:positionV>
            <wp:extent cx="2819400" cy="27527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19400" cy="2752725"/>
                    </a:xfrm>
                    <a:prstGeom prst="rect">
                      <a:avLst/>
                    </a:prstGeom>
                  </pic:spPr>
                </pic:pic>
              </a:graphicData>
            </a:graphic>
          </wp:anchor>
        </w:drawing>
      </w:r>
      <w:r>
        <w:rPr>
          <w:rFonts w:hint="eastAsia"/>
        </w:rPr>
        <w:t>如</w:t>
      </w:r>
      <w:r>
        <w:fldChar w:fldCharType="begin"/>
      </w:r>
      <w:r>
        <w:instrText xml:space="preserve"> </w:instrText>
      </w:r>
      <w:r>
        <w:rPr>
          <w:rFonts w:hint="eastAsia"/>
        </w:rPr>
        <w:instrText>REF _Ref483485913 \h</w:instrText>
      </w:r>
      <w:r>
        <w:instrText xml:space="preserve"> </w:instrText>
      </w:r>
      <w:r>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3</w:t>
      </w:r>
      <w:r w:rsidR="00057756">
        <w:rPr>
          <w:sz w:val="21"/>
          <w:szCs w:val="21"/>
        </w:rPr>
        <w:t>.</w:t>
      </w:r>
      <w:r w:rsidR="00057756">
        <w:rPr>
          <w:noProof/>
          <w:sz w:val="21"/>
          <w:szCs w:val="21"/>
        </w:rPr>
        <w:t>3</w:t>
      </w:r>
      <w:r>
        <w:fldChar w:fldCharType="end"/>
      </w:r>
      <w:r w:rsidR="003E76F7">
        <w:rPr>
          <w:rFonts w:hint="eastAsia"/>
        </w:rPr>
        <w:t>，我们的目标是找到一个函数</w:t>
      </w:r>
      <w:r w:rsidR="003E76F7">
        <w:rPr>
          <w:rFonts w:hint="eastAsia"/>
        </w:rPr>
        <w:t>h</w:t>
      </w:r>
      <w:r w:rsidR="003E76F7">
        <w:rPr>
          <w:rFonts w:hint="eastAsia"/>
        </w:rPr>
        <w:t>，使得</w:t>
      </w:r>
      <w:r w:rsidR="003E76F7">
        <w:rPr>
          <w:rFonts w:hint="eastAsia"/>
        </w:rPr>
        <w:t>h</w:t>
      </w:r>
      <w:r w:rsidR="003E76F7">
        <w:rPr>
          <w:rFonts w:hint="eastAsia"/>
        </w:rPr>
        <w:t>与</w:t>
      </w:r>
      <w:r w:rsidR="003E76F7">
        <w:rPr>
          <w:rFonts w:hint="eastAsia"/>
        </w:rPr>
        <w:t>f</w:t>
      </w:r>
      <w:r w:rsidR="003E76F7">
        <w:rPr>
          <w:rFonts w:hint="eastAsia"/>
        </w:rPr>
        <w:t>尽量相近，使我们可以通过函数</w:t>
      </w:r>
      <w:r w:rsidR="003E76F7">
        <w:rPr>
          <w:rFonts w:hint="eastAsia"/>
        </w:rPr>
        <w:t>h</w:t>
      </w:r>
      <w:r w:rsidR="003E76F7">
        <w:rPr>
          <w:rFonts w:hint="eastAsia"/>
        </w:rPr>
        <w:t>来预测股票的趋势。</w:t>
      </w:r>
    </w:p>
    <w:p w14:paraId="4D9EFA80" w14:textId="77777777" w:rsidR="00DB2996" w:rsidRPr="000A5B61" w:rsidRDefault="00DB2996" w:rsidP="003E76F7">
      <w:pPr>
        <w:pStyle w:val="a0"/>
        <w:ind w:firstLine="480"/>
      </w:pPr>
    </w:p>
    <w:p w14:paraId="66FCE68D" w14:textId="77777777" w:rsidR="00180A95" w:rsidRDefault="00180A95" w:rsidP="00180A95">
      <w:pPr>
        <w:pStyle w:val="2"/>
        <w:spacing w:before="156" w:after="156"/>
      </w:pPr>
      <w:bookmarkStart w:id="544" w:name="_Toc484097102"/>
      <w:r>
        <w:rPr>
          <w:rFonts w:hint="eastAsia"/>
        </w:rPr>
        <w:t>遗传算法</w:t>
      </w:r>
      <w:bookmarkEnd w:id="544"/>
    </w:p>
    <w:p w14:paraId="0F259833" w14:textId="77777777" w:rsidR="00180A95" w:rsidRDefault="00F2039D" w:rsidP="00180A95">
      <w:pPr>
        <w:pStyle w:val="a0"/>
        <w:ind w:firstLine="480"/>
      </w:pPr>
      <w:r>
        <w:rPr>
          <w:rFonts w:hint="eastAsia"/>
        </w:rPr>
        <w:t>本节介绍</w:t>
      </w:r>
      <w:r w:rsidR="00671BAE">
        <w:rPr>
          <w:rFonts w:hint="eastAsia"/>
        </w:rPr>
        <w:t>使用遗传算法来解决问题的算法设计。包括对问题的建模</w:t>
      </w:r>
      <w:r w:rsidR="00C40179">
        <w:rPr>
          <w:rFonts w:hint="eastAsia"/>
        </w:rPr>
        <w:t>、</w:t>
      </w:r>
      <w:r w:rsidR="00671BAE">
        <w:rPr>
          <w:rFonts w:hint="eastAsia"/>
        </w:rPr>
        <w:t>遗传算法中</w:t>
      </w:r>
      <w:r w:rsidR="00C40179">
        <w:rPr>
          <w:rFonts w:hint="eastAsia"/>
        </w:rPr>
        <w:t>基因的定义、交叉和变异操作的算法和整个遗传算法的流程。</w:t>
      </w:r>
    </w:p>
    <w:p w14:paraId="304CA25D" w14:textId="77777777" w:rsidR="00180A95" w:rsidRDefault="00180A95" w:rsidP="00180A95">
      <w:pPr>
        <w:pStyle w:val="3"/>
        <w:spacing w:before="156" w:after="156"/>
        <w:ind w:firstLine="360"/>
      </w:pPr>
      <w:bookmarkStart w:id="545" w:name="_Toc484097103"/>
      <w:r>
        <w:rPr>
          <w:rFonts w:hint="eastAsia"/>
        </w:rPr>
        <w:t>问题建模</w:t>
      </w:r>
      <w:bookmarkEnd w:id="545"/>
    </w:p>
    <w:p w14:paraId="06FD885B" w14:textId="77777777" w:rsidR="00C40179" w:rsidRPr="00D75864" w:rsidRDefault="00C40179" w:rsidP="00C40179">
      <w:pPr>
        <w:pStyle w:val="a0"/>
        <w:ind w:firstLine="480"/>
      </w:pPr>
      <w:r w:rsidRPr="00D75864">
        <w:rPr>
          <w:rFonts w:hint="eastAsia"/>
        </w:rPr>
        <w:t>设参数</w:t>
      </w:r>
      <w:r w:rsidRPr="00D75864">
        <w:rPr>
          <w:rFonts w:hint="eastAsia"/>
        </w:rPr>
        <w:t xml:space="preserve"> </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θ</m:t>
            </m:r>
          </m:e>
          <m:sub>
            <m:r>
              <w:rPr>
                <w:rFonts w:ascii="Cambria Math" w:hAnsi="Cambria Math"/>
              </w:rPr>
              <m:t>n</m:t>
            </m:r>
          </m:sub>
        </m:sSub>
        <m:r>
          <m:rPr>
            <m:sty m:val="p"/>
          </m:rPr>
          <w:rPr>
            <w:rFonts w:ascii="Cambria Math" w:hAnsi="Cambria Math"/>
          </w:rPr>
          <m:t>)</m:t>
        </m:r>
      </m:oMath>
      <w:r w:rsidRPr="00D75864">
        <w:rPr>
          <w:rFonts w:hint="eastAsia"/>
        </w:rPr>
        <w:t xml:space="preserve"> </w:t>
      </w:r>
      <w:r w:rsidRPr="00D75864">
        <w:rPr>
          <w:rFonts w:hint="eastAsia"/>
        </w:rPr>
        <w:t>为一个</w:t>
      </w:r>
      <w:r w:rsidRPr="00D75864">
        <w:rPr>
          <w:rFonts w:hint="eastAsia"/>
        </w:rPr>
        <w:t>n</w:t>
      </w:r>
      <w:r w:rsidRPr="00D75864">
        <w:rPr>
          <w:rFonts w:hint="eastAsia"/>
        </w:rPr>
        <w:t>维向量。</w:t>
      </w:r>
    </w:p>
    <w:p w14:paraId="4764B1DF" w14:textId="77777777" w:rsidR="00C40179" w:rsidRPr="00D75864" w:rsidRDefault="00C40179" w:rsidP="00C40179">
      <w:pPr>
        <w:pStyle w:val="a0"/>
        <w:ind w:firstLine="480"/>
      </w:pPr>
      <w:r w:rsidRPr="00D75864">
        <w:rPr>
          <w:rFonts w:hint="eastAsia"/>
        </w:rPr>
        <w:lastRenderedPageBreak/>
        <w:t>我们选定函数</w:t>
      </w:r>
      <w:r w:rsidRPr="00D75864">
        <w:rPr>
          <w:rFonts w:hint="eastAsia"/>
        </w:rPr>
        <w:t>h</w:t>
      </w:r>
      <w:r w:rsidRPr="00D75864">
        <w:rPr>
          <w:rFonts w:hint="eastAsia"/>
        </w:rPr>
        <w:t>的模型为</w:t>
      </w:r>
      <w:r w:rsidRPr="00D75864">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sSup>
              <m:sSupPr>
                <m:ctrlPr>
                  <w:rPr>
                    <w:rFonts w:ascii="Cambria Math" w:hAnsi="Cambria Math"/>
                  </w:rPr>
                </m:ctrlPr>
              </m:sSupPr>
              <m:e>
                <m:r>
                  <m:rPr>
                    <m:sty m:val="p"/>
                  </m:rPr>
                  <w:rPr>
                    <w:rFonts w:ascii="Cambria Math" w:hAnsi="Cambria Math"/>
                  </w:rPr>
                  <m:t>θ</m:t>
                </m:r>
              </m:e>
              <m:sup>
                <m:r>
                  <w:rPr>
                    <w:rFonts w:ascii="Cambria Math" w:hAnsi="Cambria Math"/>
                  </w:rPr>
                  <m:t>T</m:t>
                </m:r>
              </m:sup>
            </m:sSup>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r>
                  <w:rPr>
                    <w:rFonts w:ascii="Cambria Math" w:hAnsi="Cambria Math"/>
                  </w:rPr>
                  <m:t>x</m:t>
                </m:r>
              </m:sup>
            </m:sSup>
          </m:den>
        </m:f>
      </m:oMath>
      <w:r>
        <w:rPr>
          <w:rFonts w:hint="eastAsia"/>
        </w:rPr>
        <w:t>。</w:t>
      </w:r>
    </w:p>
    <w:p w14:paraId="7D08954B" w14:textId="56A636CF" w:rsidR="00C40179" w:rsidRDefault="00C40179" w:rsidP="00C40179">
      <w:pPr>
        <w:pStyle w:val="a0"/>
        <w:ind w:firstLine="480"/>
      </w:pPr>
      <w:r w:rsidRPr="00C40179">
        <w:rPr>
          <w:rFonts w:hint="eastAsia"/>
        </w:rPr>
        <w:t>其中</w:t>
      </w:r>
      <m:oMath>
        <m:r>
          <w:rPr>
            <w:rFonts w:ascii="Cambria Math" w:hAnsi="Cambria Math"/>
          </w:rPr>
          <m:t>g</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-z</m:t>
                </m:r>
              </m:sup>
            </m:sSup>
          </m:den>
        </m:f>
      </m:oMath>
      <w:r w:rsidRPr="00C40179">
        <w:rPr>
          <w:rFonts w:hint="eastAsia"/>
        </w:rPr>
        <w:t xml:space="preserve"> </w:t>
      </w:r>
      <w:r w:rsidRPr="00C40179">
        <w:rPr>
          <w:rFonts w:hint="eastAsia"/>
        </w:rPr>
        <w:t>为</w:t>
      </w:r>
      <w:r w:rsidRPr="00C40179">
        <w:rPr>
          <w:rFonts w:hint="eastAsia"/>
        </w:rPr>
        <w:t>sigmoid</w:t>
      </w:r>
      <w:r>
        <w:rPr>
          <w:rFonts w:hint="eastAsia"/>
        </w:rPr>
        <w:t>函数，形状如</w:t>
      </w:r>
      <w:r w:rsidR="009626D2">
        <w:fldChar w:fldCharType="begin"/>
      </w:r>
      <w:r w:rsidR="009626D2">
        <w:instrText xml:space="preserve"> </w:instrText>
      </w:r>
      <w:r w:rsidR="009626D2">
        <w:rPr>
          <w:rFonts w:hint="eastAsia"/>
        </w:rPr>
        <w:instrText>REF _Ref483485997 \h</w:instrText>
      </w:r>
      <w:r w:rsidR="009626D2">
        <w:instrText xml:space="preserve"> </w:instrText>
      </w:r>
      <w:r w:rsidR="009626D2">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3</w:t>
      </w:r>
      <w:r w:rsidR="00057756">
        <w:rPr>
          <w:sz w:val="21"/>
          <w:szCs w:val="21"/>
        </w:rPr>
        <w:t>.</w:t>
      </w:r>
      <w:r w:rsidR="00057756">
        <w:rPr>
          <w:noProof/>
          <w:sz w:val="21"/>
          <w:szCs w:val="21"/>
        </w:rPr>
        <w:t>4</w:t>
      </w:r>
      <w:r w:rsidR="009626D2">
        <w:fldChar w:fldCharType="end"/>
      </w:r>
      <w:r w:rsidRPr="00C40179">
        <w:rPr>
          <w:rFonts w:hint="eastAsia"/>
        </w:rPr>
        <w:t>所示</w:t>
      </w:r>
      <w:r>
        <w:rPr>
          <w:rFonts w:hint="eastAsia"/>
        </w:rPr>
        <w:t>。当</w:t>
      </w:r>
      <w:r>
        <w:rPr>
          <w:rFonts w:hint="eastAsia"/>
        </w:rPr>
        <w:t>z</w:t>
      </w:r>
      <w:r>
        <w:t xml:space="preserve"> &lt; 0</w:t>
      </w:r>
      <w:r>
        <w:rPr>
          <w:rFonts w:hint="eastAsia"/>
        </w:rPr>
        <w:t>时，</w:t>
      </w:r>
      <m:oMath>
        <m:r>
          <w:rPr>
            <w:rFonts w:ascii="Cambria Math" w:hAnsi="Cambria Math"/>
          </w:rPr>
          <m:t>g</m:t>
        </m:r>
        <m:d>
          <m:dPr>
            <m:ctrlPr>
              <w:rPr>
                <w:rFonts w:ascii="Cambria Math" w:hAnsi="Cambria Math"/>
              </w:rPr>
            </m:ctrlPr>
          </m:dPr>
          <m:e>
            <m:r>
              <w:rPr>
                <w:rFonts w:ascii="Cambria Math" w:hAnsi="Cambria Math"/>
              </w:rPr>
              <m:t>z</m:t>
            </m:r>
          </m:e>
        </m:d>
        <m:r>
          <w:rPr>
            <w:rFonts w:ascii="Cambria Math" w:hAnsi="Cambria Math" w:hint="eastAsia"/>
          </w:rPr>
          <m:t>∈</m:t>
        </m:r>
        <m:r>
          <w:rPr>
            <w:rFonts w:ascii="Cambria Math" w:hAnsi="Cambria Math"/>
          </w:rPr>
          <m:t>(0, 0.5)</m:t>
        </m:r>
      </m:oMath>
      <w:r w:rsidR="00413123">
        <w:rPr>
          <w:rFonts w:hint="eastAsia"/>
        </w:rPr>
        <w:t>；</w:t>
      </w:r>
      <w:r>
        <w:rPr>
          <w:rFonts w:hint="eastAsia"/>
        </w:rPr>
        <w:t>当</w:t>
      </w:r>
      <w:r>
        <w:rPr>
          <w:rFonts w:hint="eastAsia"/>
        </w:rPr>
        <w:t>z &gt; 0</w:t>
      </w:r>
      <w:r>
        <w:rPr>
          <w:rFonts w:hint="eastAsia"/>
        </w:rPr>
        <w:t>时，</w:t>
      </w:r>
      <m:oMath>
        <m:r>
          <w:rPr>
            <w:rFonts w:ascii="Cambria Math" w:hAnsi="Cambria Math"/>
          </w:rPr>
          <m:t>g</m:t>
        </m:r>
        <m:d>
          <m:dPr>
            <m:ctrlPr>
              <w:rPr>
                <w:rFonts w:ascii="Cambria Math" w:hAnsi="Cambria Math"/>
              </w:rPr>
            </m:ctrlPr>
          </m:dPr>
          <m:e>
            <m:r>
              <w:rPr>
                <w:rFonts w:ascii="Cambria Math" w:hAnsi="Cambria Math"/>
              </w:rPr>
              <m:t>z</m:t>
            </m:r>
          </m:e>
        </m:d>
        <m:r>
          <w:rPr>
            <w:rFonts w:ascii="Cambria Math" w:hAnsi="Cambria Math" w:hint="eastAsia"/>
          </w:rPr>
          <m:t>∈</m:t>
        </m:r>
        <m:r>
          <w:rPr>
            <w:rFonts w:ascii="Cambria Math" w:hAnsi="Cambria Math"/>
          </w:rPr>
          <m:t>(0.5, 1)</m:t>
        </m:r>
      </m:oMath>
      <w:r w:rsidR="00413123">
        <w:rPr>
          <w:rFonts w:hint="eastAsia"/>
        </w:rPr>
        <w:t>。</w:t>
      </w:r>
    </w:p>
    <w:p w14:paraId="4D5463EB" w14:textId="77777777" w:rsidR="00C40179" w:rsidRPr="00C40179" w:rsidRDefault="009626D2" w:rsidP="00C40179">
      <w:pPr>
        <w:pStyle w:val="a0"/>
        <w:ind w:firstLine="480"/>
      </w:pPr>
      <w:r>
        <w:rPr>
          <w:noProof/>
        </w:rPr>
        <mc:AlternateContent>
          <mc:Choice Requires="wps">
            <w:drawing>
              <wp:anchor distT="0" distB="0" distL="114300" distR="114300" simplePos="0" relativeHeight="251736064" behindDoc="0" locked="0" layoutInCell="1" allowOverlap="1" wp14:anchorId="664B44E4" wp14:editId="709EBB83">
                <wp:simplePos x="0" y="0"/>
                <wp:positionH relativeFrom="column">
                  <wp:posOffset>793750</wp:posOffset>
                </wp:positionH>
                <wp:positionV relativeFrom="paragraph">
                  <wp:posOffset>3975735</wp:posOffset>
                </wp:positionV>
                <wp:extent cx="4167505" cy="274320"/>
                <wp:effectExtent l="0" t="0" r="0" b="0"/>
                <wp:wrapTopAndBottom/>
                <wp:docPr id="53" name="文本框 53"/>
                <wp:cNvGraphicFramePr/>
                <a:graphic xmlns:a="http://schemas.openxmlformats.org/drawingml/2006/main">
                  <a:graphicData uri="http://schemas.microsoft.com/office/word/2010/wordprocessingShape">
                    <wps:wsp>
                      <wps:cNvSpPr txBox="1"/>
                      <wps:spPr>
                        <a:xfrm>
                          <a:off x="0" y="0"/>
                          <a:ext cx="4167505" cy="274320"/>
                        </a:xfrm>
                        <a:prstGeom prst="rect">
                          <a:avLst/>
                        </a:prstGeom>
                        <a:solidFill>
                          <a:prstClr val="white"/>
                        </a:solidFill>
                        <a:ln>
                          <a:noFill/>
                        </a:ln>
                      </wps:spPr>
                      <wps:txbx>
                        <w:txbxContent>
                          <w:p w14:paraId="1EA9CBE2" w14:textId="3FDA7E3D" w:rsidR="00235C74" w:rsidRPr="00C526FF" w:rsidRDefault="00235C74" w:rsidP="009626D2">
                            <w:pPr>
                              <w:pStyle w:val="a5"/>
                              <w:rPr>
                                <w:b w:val="0"/>
                                <w:sz w:val="21"/>
                                <w:szCs w:val="21"/>
                              </w:rPr>
                            </w:pPr>
                            <w:bookmarkStart w:id="546" w:name="_Ref483485997"/>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4</w:t>
                            </w:r>
                            <w:r>
                              <w:rPr>
                                <w:b w:val="0"/>
                                <w:sz w:val="21"/>
                                <w:szCs w:val="21"/>
                              </w:rPr>
                              <w:fldChar w:fldCharType="end"/>
                            </w:r>
                            <w:bookmarkEnd w:id="546"/>
                            <w:r w:rsidRPr="00C526FF">
                              <w:rPr>
                                <w:b w:val="0"/>
                                <w:sz w:val="21"/>
                                <w:szCs w:val="21"/>
                              </w:rPr>
                              <w:t xml:space="preserve"> sigmoid</w:t>
                            </w:r>
                            <w:r w:rsidRPr="00C526FF">
                              <w:rPr>
                                <w:rFonts w:hint="eastAsia"/>
                                <w:b w:val="0"/>
                                <w:sz w:val="21"/>
                                <w:szCs w:val="21"/>
                              </w:rPr>
                              <w:t>函数部分图像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44E4" id="文本框 53" o:spid="_x0000_s1033" type="#_x0000_t202" style="position:absolute;left:0;text-align:left;margin-left:62.5pt;margin-top:313.05pt;width:328.15pt;height:21.6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" stroked="f">
                <v:textbox style="mso-fit-shape-to-text:t" inset="0,0,0,0">
                  <w:txbxContent>
                    <w:p w14:paraId="1EA9CBE2" w14:textId="3FDA7E3D" w:rsidR="00235C74" w:rsidRPr="00C526FF" w:rsidRDefault="00235C74" w:rsidP="009626D2">
                      <w:pPr>
                        <w:pStyle w:val="a5"/>
                        <w:rPr>
                          <w:b w:val="0"/>
                          <w:sz w:val="21"/>
                          <w:szCs w:val="21"/>
                        </w:rPr>
                      </w:pPr>
                      <w:bookmarkStart w:id="547" w:name="_Ref483485997"/>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4</w:t>
                      </w:r>
                      <w:r>
                        <w:rPr>
                          <w:b w:val="0"/>
                          <w:sz w:val="21"/>
                          <w:szCs w:val="21"/>
                        </w:rPr>
                        <w:fldChar w:fldCharType="end"/>
                      </w:r>
                      <w:bookmarkEnd w:id="547"/>
                      <w:r w:rsidRPr="00C526FF">
                        <w:rPr>
                          <w:b w:val="0"/>
                          <w:sz w:val="21"/>
                          <w:szCs w:val="21"/>
                        </w:rPr>
                        <w:t xml:space="preserve"> sigmoid</w:t>
                      </w:r>
                      <w:r w:rsidRPr="00C526FF">
                        <w:rPr>
                          <w:rFonts w:hint="eastAsia"/>
                          <w:b w:val="0"/>
                          <w:sz w:val="21"/>
                          <w:szCs w:val="21"/>
                        </w:rPr>
                        <w:t>函数部分图像</w:t>
                      </w:r>
                    </w:p>
                  </w:txbxContent>
                </v:textbox>
                <w10:wrap type="topAndBottom"/>
              </v:shape>
            </w:pict>
          </mc:Fallback>
        </mc:AlternateContent>
      </w:r>
      <w:r w:rsidRPr="00C40179">
        <w:rPr>
          <w:noProof/>
        </w:rPr>
        <w:drawing>
          <wp:anchor distT="0" distB="0" distL="114300" distR="114300" simplePos="0" relativeHeight="251734016" behindDoc="0" locked="0" layoutInCell="1" allowOverlap="1" wp14:anchorId="148C84E2" wp14:editId="6DD281FA">
            <wp:simplePos x="0" y="0"/>
            <wp:positionH relativeFrom="margin">
              <wp:align>center</wp:align>
            </wp:positionH>
            <wp:positionV relativeFrom="paragraph">
              <wp:posOffset>642013</wp:posOffset>
            </wp:positionV>
            <wp:extent cx="4167541" cy="3276600"/>
            <wp:effectExtent l="0" t="0" r="4445" b="0"/>
            <wp:wrapTopAndBottom/>
            <wp:docPr id="3" name="图片 3" descr="C:\Users\SyW\AppData\Local\Temp\1490715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W\AppData\Local\Temp\149071523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7541" cy="3276600"/>
                    </a:xfrm>
                    <a:prstGeom prst="rect">
                      <a:avLst/>
                    </a:prstGeom>
                    <a:noFill/>
                    <a:ln>
                      <a:noFill/>
                    </a:ln>
                  </pic:spPr>
                </pic:pic>
              </a:graphicData>
            </a:graphic>
          </wp:anchor>
        </w:drawing>
      </w:r>
      <w:r w:rsidR="00C40179">
        <w:rPr>
          <w:rFonts w:hint="eastAsia"/>
        </w:rPr>
        <w:t>这个模型把特征向量</w:t>
      </w:r>
      <w:r w:rsidR="00C40179">
        <w:rPr>
          <w:rFonts w:hint="eastAsia"/>
        </w:rPr>
        <w:t>x</w:t>
      </w:r>
      <w:r w:rsidR="00C40179">
        <w:rPr>
          <w:rFonts w:hint="eastAsia"/>
        </w:rPr>
        <w:t>根据</w:t>
      </w:r>
      <m:oMath>
        <m:r>
          <m:rPr>
            <m:sty m:val="p"/>
          </m:rPr>
          <w:rPr>
            <w:rFonts w:ascii="Cambria Math" w:hAnsi="Cambria Math"/>
          </w:rPr>
          <m:t>θ</m:t>
        </m:r>
      </m:oMath>
      <w:r w:rsidR="00C40179">
        <w:rPr>
          <w:rFonts w:hint="eastAsia"/>
        </w:rPr>
        <w:t>线性映射为一个实数，再将这个实数通过</w:t>
      </w:r>
      <w:r w:rsidR="00C40179">
        <w:rPr>
          <w:rFonts w:hint="eastAsia"/>
        </w:rPr>
        <w:t>sigmoid</w:t>
      </w:r>
      <w:r w:rsidR="00C40179">
        <w:rPr>
          <w:rFonts w:hint="eastAsia"/>
        </w:rPr>
        <w:t>函数映射到</w:t>
      </w:r>
      <w:r w:rsidR="00C40179">
        <w:rPr>
          <w:rFonts w:hint="eastAsia"/>
        </w:rPr>
        <w:t>(0, 1)</w:t>
      </w:r>
      <w:r w:rsidR="00C40179">
        <w:rPr>
          <w:rFonts w:hint="eastAsia"/>
        </w:rPr>
        <w:t>区间内。</w:t>
      </w:r>
    </w:p>
    <w:p w14:paraId="398A0A02" w14:textId="77777777" w:rsidR="00C40179" w:rsidRPr="00C40179" w:rsidRDefault="00C40179" w:rsidP="00C40179">
      <w:pPr>
        <w:pStyle w:val="a0"/>
        <w:ind w:firstLine="480"/>
      </w:pPr>
    </w:p>
    <w:p w14:paraId="7FAECE2F" w14:textId="77777777" w:rsidR="00413123" w:rsidRDefault="00C40179" w:rsidP="00C40179">
      <w:pPr>
        <w:pStyle w:val="a0"/>
        <w:ind w:firstLine="480"/>
      </w:pPr>
      <w:r w:rsidRPr="002031C9">
        <w:rPr>
          <w:rFonts w:hint="eastAsia"/>
        </w:rPr>
        <w:t>由于</w:t>
      </w:r>
      <w:r w:rsidRPr="002031C9">
        <w:rPr>
          <w:rFonts w:hint="eastAsia"/>
        </w:rPr>
        <w:t>x</w:t>
      </w:r>
      <w:r w:rsidRPr="002031C9">
        <w:rPr>
          <w:rFonts w:hint="eastAsia"/>
        </w:rPr>
        <w:t>，</w:t>
      </w:r>
      <w:r w:rsidRPr="002031C9">
        <w:rPr>
          <w:rFonts w:hint="eastAsia"/>
        </w:rPr>
        <w:t>y</w:t>
      </w:r>
      <w:r w:rsidRPr="002031C9">
        <w:rPr>
          <w:rFonts w:hint="eastAsia"/>
        </w:rPr>
        <w:t>是随机变量，并且</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∈(0, 1)</m:t>
        </m:r>
      </m:oMath>
      <w:r w:rsidRPr="00C40179">
        <w:rPr>
          <w:rFonts w:hint="eastAsia"/>
        </w:rPr>
        <w:t>，</w:t>
      </w:r>
      <w:r w:rsidRPr="002031C9">
        <w:rPr>
          <w:rFonts w:hint="eastAsia"/>
        </w:rPr>
        <w:t>所以我们</w:t>
      </w:r>
      <w:r>
        <w:rPr>
          <w:rFonts w:hint="eastAsia"/>
        </w:rPr>
        <w:t>做出如下假设：</w:t>
      </w:r>
      <w:r w:rsidR="00413123">
        <w:rPr>
          <w:rFonts w:hint="eastAsia"/>
        </w:rPr>
        <w:t>在给定</w:t>
      </w:r>
      <w:r w:rsidR="00413123">
        <w:rPr>
          <w:rFonts w:hint="eastAsia"/>
        </w:rPr>
        <w:t>x</w:t>
      </w:r>
      <w:r w:rsidR="00413123">
        <w:rPr>
          <w:rFonts w:hint="eastAsia"/>
        </w:rPr>
        <w:t>和</w:t>
      </w:r>
      <m:oMath>
        <m:r>
          <m:rPr>
            <m:sty m:val="p"/>
          </m:rPr>
          <w:rPr>
            <w:rFonts w:ascii="Cambria Math" w:hAnsi="Cambria Math"/>
          </w:rPr>
          <m:t>θ</m:t>
        </m:r>
      </m:oMath>
      <w:r w:rsidR="00413123">
        <w:rPr>
          <w:rFonts w:hint="eastAsia"/>
        </w:rPr>
        <w:t>的条件下，</w:t>
      </w:r>
      <w:r w:rsidR="00413123">
        <w:rPr>
          <w:rFonts w:hint="eastAsia"/>
        </w:rPr>
        <w:t>y</w:t>
      </w:r>
      <w:r w:rsidR="00413123">
        <w:t xml:space="preserve"> </w:t>
      </w:r>
      <w:r w:rsidR="00413123">
        <w:rPr>
          <w:rFonts w:hint="eastAsia"/>
        </w:rPr>
        <w:t>=</w:t>
      </w:r>
      <w:r w:rsidR="00413123">
        <w:t xml:space="preserve"> 1</w:t>
      </w:r>
      <w:r w:rsidR="00413123">
        <w:rPr>
          <w:rFonts w:hint="eastAsia"/>
        </w:rPr>
        <w:t>的概率为</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w:r w:rsidR="00413123">
        <w:rPr>
          <w:rFonts w:hint="eastAsia"/>
        </w:rPr>
        <w:t>。</w:t>
      </w:r>
    </w:p>
    <w:p w14:paraId="7028CAA5" w14:textId="77777777" w:rsidR="00413123" w:rsidRDefault="00413123" w:rsidP="00413123">
      <w:pPr>
        <w:pStyle w:val="a0"/>
        <w:ind w:firstLine="480"/>
      </w:pPr>
      <w:r>
        <w:rPr>
          <w:rFonts w:hint="eastAsia"/>
        </w:rPr>
        <w:t>即：</w:t>
      </w:r>
    </w:p>
    <w:p w14:paraId="67F31998" w14:textId="77777777" w:rsidR="00C40179" w:rsidRPr="00616CC9" w:rsidRDefault="00C40179" w:rsidP="00C40179">
      <w:pPr>
        <w:pStyle w:val="a0"/>
        <w:ind w:firstLine="480"/>
      </w:pPr>
      <m:oMathPara>
        <m:oMath>
          <m:r>
            <w:rPr>
              <w:rFonts w:ascii="Cambria Math" w:hAnsi="Cambria Math"/>
            </w:rPr>
            <m:t>P</m:t>
          </m:r>
          <m:d>
            <m:dPr>
              <m:endChr m:val="|"/>
              <m:ctrlPr>
                <w:rPr>
                  <w:rFonts w:ascii="Cambria Math" w:hAnsi="Cambria Math"/>
                </w:rPr>
              </m:ctrlPr>
            </m:dPr>
            <m:e>
              <m:r>
                <w:rPr>
                  <w:rFonts w:ascii="Cambria Math" w:hAnsi="Cambria Math"/>
                </w:rPr>
                <m:t>y</m:t>
              </m:r>
              <m:r>
                <m:rPr>
                  <m:sty m:val="p"/>
                </m:rPr>
                <w:rPr>
                  <w:rFonts w:ascii="Cambria Math" w:hAnsi="Cambria Math"/>
                </w:rPr>
                <m:t>=1</m:t>
              </m:r>
            </m:e>
          </m:d>
          <m:r>
            <w:rPr>
              <w:rFonts w:ascii="Cambria Math" w:hAnsi="Cambria Math"/>
            </w:rPr>
            <m:t>x</m:t>
          </m:r>
          <m:r>
            <m:rPr>
              <m:sty m:val="p"/>
            </m:rPr>
            <w:rPr>
              <w:rFonts w:ascii="Cambria Math" w:hAnsi="Cambria Math"/>
            </w:rPr>
            <m:t xml:space="preserve">, </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m:oMathPara>
    </w:p>
    <w:p w14:paraId="7429CD95" w14:textId="77777777" w:rsidR="00C40179" w:rsidRPr="00616CC9" w:rsidRDefault="00C40179" w:rsidP="00C40179">
      <w:pPr>
        <w:pStyle w:val="a0"/>
        <w:ind w:firstLine="480"/>
      </w:pPr>
      <m:oMathPara>
        <m:oMath>
          <m:r>
            <w:rPr>
              <w:rFonts w:ascii="Cambria Math" w:hAnsi="Cambria Math"/>
            </w:rPr>
            <m:t>P</m:t>
          </m:r>
          <m:d>
            <m:dPr>
              <m:endChr m:val="|"/>
              <m:ctrlPr>
                <w:rPr>
                  <w:rFonts w:ascii="Cambria Math" w:hAnsi="Cambria Math"/>
                </w:rPr>
              </m:ctrlPr>
            </m:dPr>
            <m:e>
              <m:r>
                <w:rPr>
                  <w:rFonts w:ascii="Cambria Math" w:hAnsi="Cambria Math"/>
                </w:rPr>
                <m:t>y</m:t>
              </m:r>
              <m:r>
                <m:rPr>
                  <m:sty m:val="p"/>
                </m:rPr>
                <w:rPr>
                  <w:rFonts w:ascii="Cambria Math" w:hAnsi="Cambria Math"/>
                </w:rPr>
                <m:t>=0</m:t>
              </m:r>
            </m:e>
          </m:d>
          <m:r>
            <w:rPr>
              <w:rFonts w:ascii="Cambria Math" w:hAnsi="Cambria Math"/>
            </w:rPr>
            <m:t>x</m:t>
          </m:r>
          <m:r>
            <m:rPr>
              <m:sty m:val="p"/>
            </m:rPr>
            <w:rPr>
              <w:rFonts w:ascii="Cambria Math" w:hAnsi="Cambria Math"/>
            </w:rPr>
            <m:t xml:space="preserve">, </m:t>
          </m:r>
          <m:r>
            <w:rPr>
              <w:rFonts w:ascii="Cambria Math" w:hAnsi="Cambria Math"/>
            </w:rPr>
            <m:t>θ</m:t>
          </m:r>
          <m:r>
            <m:rPr>
              <m:sty m:val="p"/>
            </m:rPr>
            <w:rPr>
              <w:rFonts w:ascii="Cambria Math" w:hAnsi="Cambria Math"/>
            </w:rPr>
            <m:t>)=</m:t>
          </m:r>
          <m:sSub>
            <m:sSubPr>
              <m:ctrlPr>
                <w:rPr>
                  <w:rFonts w:ascii="Cambria Math" w:hAnsi="Cambria Math"/>
                </w:rPr>
              </m:ctrlPr>
            </m:sSubPr>
            <m:e>
              <m:r>
                <m:rPr>
                  <m:sty m:val="p"/>
                </m:rPr>
                <w:rPr>
                  <w:rFonts w:ascii="Cambria Math" w:hAnsi="Cambria Math"/>
                </w:rPr>
                <m:t>1-</m:t>
              </m:r>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m:oMathPara>
    </w:p>
    <w:p w14:paraId="02C0C684" w14:textId="77777777" w:rsidR="00C40179" w:rsidRDefault="00413123" w:rsidP="00413123">
      <w:pPr>
        <w:pStyle w:val="a0"/>
        <w:ind w:firstLine="480"/>
      </w:pPr>
      <w:r>
        <w:rPr>
          <w:rFonts w:hint="eastAsia"/>
        </w:rPr>
        <w:t>即</w:t>
      </w:r>
      <m:oMath>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 xml:space="preserve">, </m:t>
        </m:r>
        <m:r>
          <w:rPr>
            <w:rFonts w:ascii="Cambria Math" w:hAnsi="Cambria Math"/>
          </w:rPr>
          <m:t>θ</m:t>
        </m:r>
        <m:r>
          <m:rPr>
            <m:sty m:val="p"/>
          </m:rPr>
          <w:rPr>
            <w:rFonts w:ascii="Cambria Math" w:hAnsi="Cambria Math"/>
          </w:rPr>
          <m:t>)</m:t>
        </m:r>
      </m:oMath>
      <w:r w:rsidR="00C40179" w:rsidRPr="00616CC9">
        <w:rPr>
          <w:rFonts w:hint="eastAsia"/>
        </w:rPr>
        <w:t>满足参数为</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w:r w:rsidR="00C40179" w:rsidRPr="00616CC9">
        <w:rPr>
          <w:rFonts w:hint="eastAsia"/>
        </w:rPr>
        <w:t>的伯努利分布</w:t>
      </w:r>
      <w:r w:rsidR="00C40179">
        <w:rPr>
          <w:rFonts w:hint="eastAsia"/>
        </w:rPr>
        <w:t>。</w:t>
      </w:r>
    </w:p>
    <w:p w14:paraId="388C7352" w14:textId="77777777" w:rsidR="00C40179" w:rsidRDefault="00C40179" w:rsidP="00C40179">
      <w:pPr>
        <w:pStyle w:val="a0"/>
        <w:ind w:firstLine="480"/>
      </w:pPr>
      <w:r>
        <w:rPr>
          <w:rFonts w:hint="eastAsia"/>
        </w:rPr>
        <w:t>将两个等式写在一起得到：</w:t>
      </w:r>
    </w:p>
    <w:p w14:paraId="7F30E190" w14:textId="77777777" w:rsidR="00C40179" w:rsidRPr="00C40179" w:rsidRDefault="00C40179" w:rsidP="00413123">
      <w:pPr>
        <w:pStyle w:val="a0"/>
        <w:ind w:firstLine="480"/>
      </w:pPr>
      <m:oMathPara>
        <m:oMath>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 xml:space="preserve">, </m:t>
          </m:r>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e>
            <m:sup>
              <m:r>
                <w:rPr>
                  <w:rFonts w:ascii="Cambria Math" w:hAnsi="Cambria Math"/>
                </w:rPr>
                <m:t>y</m:t>
              </m:r>
            </m:sup>
          </m:sSup>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e>
            <m:sup>
              <m:r>
                <m:rPr>
                  <m:sty m:val="p"/>
                </m:rPr>
                <w:rPr>
                  <w:rFonts w:ascii="Cambria Math" w:hAnsi="Cambria Math"/>
                </w:rPr>
                <m:t>1-</m:t>
              </m:r>
              <m:r>
                <w:rPr>
                  <w:rFonts w:ascii="Cambria Math" w:hAnsi="Cambria Math"/>
                </w:rPr>
                <m:t>y</m:t>
              </m:r>
            </m:sup>
          </m:sSup>
        </m:oMath>
      </m:oMathPara>
    </w:p>
    <w:p w14:paraId="114A3AD1" w14:textId="77777777" w:rsidR="00C40179" w:rsidRDefault="00413123" w:rsidP="00C40179">
      <w:pPr>
        <w:pStyle w:val="a0"/>
        <w:ind w:firstLine="480"/>
      </w:pPr>
      <w:r>
        <w:rPr>
          <w:rFonts w:hint="eastAsia"/>
        </w:rPr>
        <w:t>如果能求出</w:t>
      </w:r>
      <m:oMath>
        <m:r>
          <m:rPr>
            <m:sty m:val="p"/>
          </m:rPr>
          <w:rPr>
            <w:rFonts w:ascii="Cambria Math" w:hAnsi="Cambria Math"/>
          </w:rPr>
          <m:t>θ</m:t>
        </m:r>
      </m:oMath>
      <w:r>
        <w:rPr>
          <w:rFonts w:hint="eastAsia"/>
        </w:rPr>
        <w:t>，那么函数</w:t>
      </w:r>
      <w:r>
        <w:rPr>
          <w:rFonts w:hint="eastAsia"/>
        </w:rPr>
        <w:t>h</w:t>
      </w:r>
      <w:r w:rsidR="007560FB">
        <w:rPr>
          <w:rFonts w:hint="eastAsia"/>
        </w:rPr>
        <w:t>就求出来了。我们已经有了样本</w:t>
      </w:r>
      <w:r w:rsidR="007560FB">
        <w:rPr>
          <w:rFonts w:hint="eastAsia"/>
        </w:rPr>
        <w:t xml:space="preserve"> </w:t>
      </w:r>
      <w:r>
        <w:rPr>
          <w:rFonts w:hint="eastAsia"/>
        </w:rPr>
        <w:t>(X,y)</w:t>
      </w:r>
      <w:r w:rsidR="007560FB">
        <w:rPr>
          <w:rFonts w:hint="eastAsia"/>
        </w:rPr>
        <w:t>，要</w:t>
      </w:r>
      <w:r w:rsidR="009660AE">
        <w:rPr>
          <w:rFonts w:hint="eastAsia"/>
        </w:rPr>
        <w:t>根据</w:t>
      </w:r>
      <w:r w:rsidR="009660AE">
        <w:rPr>
          <w:rFonts w:hint="eastAsia"/>
        </w:rPr>
        <w:t>(X,y)</w:t>
      </w:r>
      <w:r w:rsidR="009660AE">
        <w:rPr>
          <w:rFonts w:hint="eastAsia"/>
        </w:rPr>
        <w:t>来反求出</w:t>
      </w:r>
      <w:r w:rsidR="00B8018F">
        <w:rPr>
          <w:rFonts w:hint="eastAsia"/>
        </w:rPr>
        <w:t>满足样本</w:t>
      </w:r>
      <w:r w:rsidR="007560FB">
        <w:rPr>
          <w:rFonts w:hint="eastAsia"/>
        </w:rPr>
        <w:t>分布的参数</w:t>
      </w:r>
      <m:oMath>
        <m:r>
          <m:rPr>
            <m:sty m:val="p"/>
          </m:rPr>
          <w:rPr>
            <w:rFonts w:ascii="Cambria Math" w:hAnsi="Cambria Math"/>
          </w:rPr>
          <m:t>θ</m:t>
        </m:r>
      </m:oMath>
      <w:r w:rsidR="007560FB">
        <w:rPr>
          <w:rFonts w:hint="eastAsia"/>
        </w:rPr>
        <w:t>，</w:t>
      </w:r>
      <w:r>
        <w:rPr>
          <w:rFonts w:hint="eastAsia"/>
        </w:rPr>
        <w:t>我们使用极大似然估计的方法</w:t>
      </w:r>
      <w:r w:rsidR="007560FB">
        <w:rPr>
          <w:rFonts w:hint="eastAsia"/>
        </w:rPr>
        <w:t>。</w:t>
      </w:r>
      <w:r w:rsidR="00C40179" w:rsidRPr="00F9089C">
        <w:rPr>
          <w:rFonts w:hint="eastAsia"/>
        </w:rPr>
        <w:t>假设</w:t>
      </w:r>
      <w:r w:rsidR="00C40179" w:rsidRPr="00F9089C">
        <w:rPr>
          <w:rFonts w:hint="eastAsia"/>
        </w:rPr>
        <w:t>m</w:t>
      </w:r>
      <w:r w:rsidR="00C40179" w:rsidRPr="00F9089C">
        <w:rPr>
          <w:rFonts w:hint="eastAsia"/>
        </w:rPr>
        <w:t>个样本</w:t>
      </w:r>
      <w:r w:rsidR="00C40179">
        <w:rPr>
          <w:rFonts w:hint="eastAsia"/>
        </w:rPr>
        <w:t>相互</w:t>
      </w:r>
      <w:r w:rsidR="00C40179" w:rsidRPr="00F9089C">
        <w:rPr>
          <w:rFonts w:hint="eastAsia"/>
        </w:rPr>
        <w:t>独立</w:t>
      </w:r>
      <w:r w:rsidR="00B8018F">
        <w:rPr>
          <w:rFonts w:hint="eastAsia"/>
        </w:rPr>
        <w:t>，</w:t>
      </w:r>
      <w:r w:rsidR="00B8018F">
        <w:rPr>
          <w:rFonts w:hint="eastAsia"/>
        </w:rPr>
        <w:lastRenderedPageBreak/>
        <w:t>设</w:t>
      </w:r>
      <w:r w:rsidR="00B8018F">
        <w:rPr>
          <w:rFonts w:hint="eastAsia"/>
        </w:rPr>
        <w:t>L</w:t>
      </w:r>
      <w:r w:rsidR="00B8018F">
        <w:rPr>
          <w:rFonts w:hint="eastAsia"/>
        </w:rPr>
        <w:t>为参数</w:t>
      </w:r>
      <m:oMath>
        <m:r>
          <m:rPr>
            <m:sty m:val="p"/>
          </m:rPr>
          <w:rPr>
            <w:rFonts w:ascii="Cambria Math" w:hAnsi="Cambria Math"/>
          </w:rPr>
          <m:t>θ</m:t>
        </m:r>
      </m:oMath>
      <w:r w:rsidR="00B8018F">
        <w:rPr>
          <w:rFonts w:hint="eastAsia"/>
        </w:rPr>
        <w:t>的似然度，则根据</w:t>
      </w:r>
      <w:r w:rsidR="001173B3">
        <w:rPr>
          <w:rFonts w:hint="eastAsia"/>
        </w:rPr>
        <w:t>似然函数的定义，有</w:t>
      </w:r>
      <w:r w:rsidR="00C40179" w:rsidRPr="00F9089C">
        <w:rPr>
          <w:rFonts w:hint="eastAsia"/>
        </w:rPr>
        <w:t>：</w:t>
      </w:r>
    </w:p>
    <w:p w14:paraId="67BF0DCF" w14:textId="77777777" w:rsidR="00C40179" w:rsidRPr="000436CF" w:rsidRDefault="00C40179" w:rsidP="00C40179">
      <w:pPr>
        <w:pStyle w:val="a0"/>
        <w:ind w:firstLine="480"/>
      </w:pPr>
      <m:oMathPara>
        <m:oMathParaPr>
          <m:jc m:val="center"/>
        </m:oMathParaPr>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oMath>
      </m:oMathPara>
    </w:p>
    <w:p w14:paraId="2781ACA5" w14:textId="77777777" w:rsidR="00C40179" w:rsidRPr="000436CF" w:rsidRDefault="00C40179" w:rsidP="00C40179">
      <w:pPr>
        <w:pStyle w:val="a0"/>
        <w:ind w:firstLine="480"/>
      </w:pPr>
      <m:oMathPara>
        <m:oMathParaPr>
          <m:jc m:val="center"/>
        </m:oMathParaP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e>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m:t>
                  </m:r>
                  <m:r>
                    <w:rPr>
                      <w:rFonts w:ascii="Cambria Math" w:hAnsi="Cambria Math"/>
                    </w:rPr>
                    <m:t>θ</m:t>
                  </m:r>
                </m:e>
              </m:d>
            </m:e>
          </m:nary>
        </m:oMath>
      </m:oMathPara>
    </w:p>
    <w:p w14:paraId="34C905BE" w14:textId="77777777" w:rsidR="00C40179" w:rsidRPr="000436CF" w:rsidRDefault="00C40179" w:rsidP="00C40179">
      <w:pPr>
        <w:pStyle w:val="a0"/>
        <w:ind w:firstLine="480"/>
      </w:pPr>
      <m:oMathPara>
        <m:oMathParaPr>
          <m:jc m:val="center"/>
        </m:oMathParaPr>
        <m:oMath>
          <m:r>
            <m:rPr>
              <m:sty m:val="p"/>
            </m:rPr>
            <w:rPr>
              <w:rFonts w:ascii="Cambria Math" w:hAnsi="Cambria Math"/>
            </w:rPr>
            <m:t xml:space="preserve">    </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e>
          </m:nary>
        </m:oMath>
      </m:oMathPara>
    </w:p>
    <w:p w14:paraId="1EEE0EA9" w14:textId="77777777" w:rsidR="001173B3" w:rsidRPr="001173B3" w:rsidRDefault="001173B3" w:rsidP="001173B3">
      <w:pPr>
        <w:pStyle w:val="a0"/>
        <w:ind w:firstLine="480"/>
      </w:pPr>
      <w:r>
        <w:rPr>
          <w:rFonts w:hint="eastAsia"/>
        </w:rPr>
        <w:t>根据极大似然原理，最可能的</w:t>
      </w:r>
      <m:oMath>
        <m:r>
          <w:rPr>
            <w:rFonts w:ascii="Cambria Math" w:hAnsi="Cambria Math"/>
          </w:rPr>
          <m:t>θ</m:t>
        </m:r>
      </m:oMath>
      <w:r w:rsidR="00C40179" w:rsidRPr="00C90CF8">
        <w:rPr>
          <w:rFonts w:hint="eastAsia"/>
        </w:rPr>
        <w:t>的值应为使</w:t>
      </w:r>
      <m:oMath>
        <m:r>
          <w:rPr>
            <w:rFonts w:ascii="Cambria Math" w:hAnsi="Cambria Math"/>
          </w:rPr>
          <m:t>L</m:t>
        </m:r>
        <m:d>
          <m:dPr>
            <m:ctrlPr>
              <w:rPr>
                <w:rFonts w:ascii="Cambria Math" w:hAnsi="Cambria Math"/>
              </w:rPr>
            </m:ctrlPr>
          </m:dPr>
          <m:e>
            <m:r>
              <w:rPr>
                <w:rFonts w:ascii="Cambria Math" w:hAnsi="Cambria Math"/>
              </w:rPr>
              <m:t>θ</m:t>
            </m:r>
          </m:e>
        </m:d>
      </m:oMath>
      <w:r w:rsidR="00C40179" w:rsidRPr="00C90CF8">
        <w:rPr>
          <w:rFonts w:hint="eastAsia"/>
        </w:rPr>
        <w:t>取到最大的值</w:t>
      </w:r>
      <w:r w:rsidR="00C40179">
        <w:rPr>
          <w:rFonts w:hint="eastAsia"/>
        </w:rPr>
        <w:t>。</w:t>
      </w:r>
      <w:r>
        <w:rPr>
          <w:rFonts w:hint="eastAsia"/>
        </w:rPr>
        <w:t>那么我们把</w:t>
      </w:r>
      <m:oMath>
        <m:r>
          <w:rPr>
            <w:rFonts w:ascii="Cambria Math" w:hAnsi="Cambria Math"/>
          </w:rPr>
          <m:t>L</m:t>
        </m:r>
        <m:d>
          <m:dPr>
            <m:ctrlPr>
              <w:rPr>
                <w:rFonts w:ascii="Cambria Math" w:hAnsi="Cambria Math"/>
              </w:rPr>
            </m:ctrlPr>
          </m:dPr>
          <m:e>
            <m:r>
              <w:rPr>
                <w:rFonts w:ascii="Cambria Math" w:hAnsi="Cambria Math"/>
              </w:rPr>
              <m:t>θ</m:t>
            </m:r>
          </m:e>
        </m:d>
      </m:oMath>
      <w:r>
        <w:rPr>
          <w:rFonts w:hint="eastAsia"/>
        </w:rPr>
        <w:t>作为遗传算法中的适应度函数，随着算法的进行，算法最终会找出</w:t>
      </w:r>
      <w:r w:rsidR="009A1DB9">
        <w:rPr>
          <w:rFonts w:hint="eastAsia"/>
        </w:rPr>
        <w:t>使</w:t>
      </w:r>
      <m:oMath>
        <m:r>
          <w:rPr>
            <w:rFonts w:ascii="Cambria Math" w:hAnsi="Cambria Math"/>
          </w:rPr>
          <m:t>L</m:t>
        </m:r>
        <m:d>
          <m:dPr>
            <m:ctrlPr>
              <w:rPr>
                <w:rFonts w:ascii="Cambria Math" w:hAnsi="Cambria Math"/>
              </w:rPr>
            </m:ctrlPr>
          </m:dPr>
          <m:e>
            <m:r>
              <w:rPr>
                <w:rFonts w:ascii="Cambria Math" w:hAnsi="Cambria Math"/>
              </w:rPr>
              <m:t>θ</m:t>
            </m:r>
          </m:e>
        </m:d>
      </m:oMath>
      <w:r>
        <w:rPr>
          <w:rFonts w:hint="eastAsia"/>
        </w:rPr>
        <w:t>足够大</w:t>
      </w:r>
      <w:r w:rsidR="009A1DB9">
        <w:rPr>
          <w:rFonts w:hint="eastAsia"/>
        </w:rPr>
        <w:t>的</w:t>
      </w:r>
      <m:oMath>
        <m:r>
          <m:rPr>
            <m:sty m:val="p"/>
          </m:rPr>
          <w:rPr>
            <w:rFonts w:ascii="Cambria Math" w:hAnsi="Cambria Math"/>
          </w:rPr>
          <m:t>θ</m:t>
        </m:r>
      </m:oMath>
      <w:r>
        <w:rPr>
          <w:rFonts w:hint="eastAsia"/>
        </w:rPr>
        <w:t>，则问题就得到解决了。</w:t>
      </w:r>
    </w:p>
    <w:p w14:paraId="2DB52B8F" w14:textId="77777777" w:rsidR="00180A95" w:rsidRDefault="00180A95" w:rsidP="00180A95">
      <w:pPr>
        <w:pStyle w:val="3"/>
        <w:spacing w:before="156" w:after="156"/>
        <w:ind w:firstLine="360"/>
      </w:pPr>
      <w:bookmarkStart w:id="548" w:name="_Toc484097104"/>
      <w:r>
        <w:rPr>
          <w:rFonts w:hint="eastAsia"/>
        </w:rPr>
        <w:t>基因定义</w:t>
      </w:r>
      <w:bookmarkEnd w:id="548"/>
    </w:p>
    <w:p w14:paraId="1A54CF57" w14:textId="2C98D4BA" w:rsidR="00BE57B0" w:rsidRDefault="00536B2E" w:rsidP="00BE57B0">
      <w:pPr>
        <w:pStyle w:val="a0"/>
        <w:ind w:firstLine="480"/>
      </w:pPr>
      <w:r>
        <w:rPr>
          <w:rFonts w:hint="eastAsia"/>
        </w:rPr>
        <w:t>如果要使用遗传算法来解决问题，按照遗传算法的工作流程，需要在要求解的</w:t>
      </w:r>
      <m:oMath>
        <m:r>
          <m:rPr>
            <m:sty m:val="p"/>
          </m:rPr>
          <w:rPr>
            <w:rFonts w:ascii="Cambria Math" w:hAnsi="Cambria Math"/>
          </w:rPr>
          <m:t>θ</m:t>
        </m:r>
      </m:oMath>
      <w:r>
        <w:rPr>
          <w:rFonts w:hint="eastAsia"/>
        </w:rPr>
        <w:t>和遗传算法中个体的基因建立双射，也就是确定编码和解码的方式。常用的编码解码方式有很多种，</w:t>
      </w:r>
      <w:r w:rsidR="00E46AC3">
        <w:rPr>
          <w:rFonts w:hint="eastAsia"/>
        </w:rPr>
        <w:t>在本</w:t>
      </w:r>
      <w:r w:rsidR="00AE1A32">
        <w:rPr>
          <w:rFonts w:hint="eastAsia"/>
        </w:rPr>
        <w:t>论文</w:t>
      </w:r>
      <w:r>
        <w:rPr>
          <w:rFonts w:hint="eastAsia"/>
        </w:rPr>
        <w:t>中，由于</w:t>
      </w:r>
      <m:oMath>
        <m:r>
          <m:rPr>
            <m:sty m:val="p"/>
          </m:rPr>
          <w:rPr>
            <w:rFonts w:ascii="Cambria Math" w:hAnsi="Cambria Math"/>
          </w:rPr>
          <m:t>θ</m:t>
        </m:r>
        <m:r>
          <m:rPr>
            <m:sty m:val="p"/>
          </m:rPr>
          <w:rPr>
            <w:rFonts w:ascii="Cambria Math" w:hAnsi="Cambria Math" w:hint="eastAsia"/>
          </w:rPr>
          <m:t>∈</m:t>
        </m:r>
        <m:sSup>
          <m:sSupPr>
            <m:ctrlPr>
              <w:rPr>
                <w:rFonts w:ascii="Cambria Math" w:hAnsi="Cambria Math"/>
              </w:rPr>
            </m:ctrlPr>
          </m:sSupPr>
          <m:e>
            <m:r>
              <w:rPr>
                <w:rFonts w:ascii="Cambria Math" w:hAnsi="Cambria Math"/>
              </w:rPr>
              <m:t>R</m:t>
            </m:r>
          </m:e>
          <m:sup>
            <m:r>
              <w:rPr>
                <w:rFonts w:ascii="Cambria Math" w:hAnsi="Cambria Math"/>
              </w:rPr>
              <m:t>n</m:t>
            </m:r>
          </m:sup>
        </m:sSup>
      </m:oMath>
      <w:r w:rsidR="00E46AC3">
        <w:rPr>
          <w:rFonts w:hint="eastAsia"/>
        </w:rPr>
        <w:t>，即</w:t>
      </w:r>
      <m:oMath>
        <m:r>
          <m:rPr>
            <m:sty m:val="p"/>
          </m:rPr>
          <w:rPr>
            <w:rFonts w:ascii="Cambria Math" w:hAnsi="Cambria Math"/>
          </w:rPr>
          <m:t>θ</m:t>
        </m:r>
      </m:oMath>
      <w:r w:rsidR="00E46AC3">
        <w:rPr>
          <w:rFonts w:hint="eastAsia"/>
        </w:rPr>
        <w:t>有</w:t>
      </w:r>
      <w:r w:rsidR="00E46AC3">
        <w:rPr>
          <w:rFonts w:hint="eastAsia"/>
        </w:rPr>
        <w:t>n</w:t>
      </w:r>
      <w:r w:rsidR="00E46AC3">
        <w:rPr>
          <w:rFonts w:hint="eastAsia"/>
        </w:rPr>
        <w:t>个分量，各分量均为实数，于是很自然的把</w:t>
      </w:r>
      <m:oMath>
        <m:r>
          <m:rPr>
            <m:sty m:val="p"/>
          </m:rPr>
          <w:rPr>
            <w:rFonts w:ascii="Cambria Math" w:hAnsi="Cambria Math"/>
          </w:rPr>
          <m:t>θ</m:t>
        </m:r>
      </m:oMath>
      <w:r w:rsidR="00E46AC3">
        <w:rPr>
          <w:rFonts w:hint="eastAsia"/>
        </w:rPr>
        <w:t>编码为一个长度为</w:t>
      </w:r>
      <w:r w:rsidR="00E46AC3">
        <w:rPr>
          <w:rFonts w:hint="eastAsia"/>
        </w:rPr>
        <w:t>n</w:t>
      </w:r>
      <w:r w:rsidR="00E46AC3">
        <w:rPr>
          <w:rFonts w:hint="eastAsia"/>
        </w:rPr>
        <w:t>的实数数组就可以了。这种基因的定义方式</w:t>
      </w:r>
      <w:ins w:id="549" w:author="Alex Ren" w:date="2017-05-31T19:40:00Z">
        <w:r w:rsidR="003E3157">
          <w:rPr>
            <w:rFonts w:hint="eastAsia"/>
          </w:rPr>
          <w:t>具</w:t>
        </w:r>
      </w:ins>
      <w:r w:rsidR="00E46AC3">
        <w:rPr>
          <w:rFonts w:hint="eastAsia"/>
        </w:rPr>
        <w:t>有便于大空间搜索，</w:t>
      </w:r>
      <w:ins w:id="550" w:author="Alex Ren" w:date="2017-05-31T19:40:00Z">
        <w:r w:rsidR="004C75A0">
          <w:rPr>
            <w:rFonts w:hint="eastAsia"/>
          </w:rPr>
          <w:t>和结果</w:t>
        </w:r>
      </w:ins>
      <w:ins w:id="551" w:author="Alex Ren" w:date="2017-05-31T19:41:00Z">
        <w:r w:rsidR="006D686E">
          <w:rPr>
            <w:rFonts w:hint="eastAsia"/>
          </w:rPr>
          <w:t>精度足够高</w:t>
        </w:r>
      </w:ins>
      <w:del w:id="552" w:author="Alex Ren" w:date="2017-05-31T19:40:00Z">
        <w:r w:rsidR="00E46AC3" w:rsidDel="004C75A0">
          <w:rPr>
            <w:rFonts w:hint="eastAsia"/>
          </w:rPr>
          <w:delText>并且结果的精度很高</w:delText>
        </w:r>
      </w:del>
      <w:r w:rsidR="00E46AC3">
        <w:rPr>
          <w:rFonts w:hint="eastAsia"/>
        </w:rPr>
        <w:t>的优点。</w:t>
      </w:r>
    </w:p>
    <w:p w14:paraId="42A2ED89" w14:textId="77777777" w:rsidR="00BE57B0" w:rsidRPr="00180A95" w:rsidRDefault="00BE57B0" w:rsidP="00BE57B0">
      <w:pPr>
        <w:pStyle w:val="3"/>
        <w:spacing w:before="156" w:after="156"/>
        <w:ind w:firstLine="360"/>
      </w:pPr>
      <w:bookmarkStart w:id="553" w:name="_Toc484097105"/>
      <w:r>
        <w:rPr>
          <w:rFonts w:hint="eastAsia"/>
        </w:rPr>
        <w:t>遗传算法流程</w:t>
      </w:r>
      <w:bookmarkEnd w:id="553"/>
    </w:p>
    <w:p w14:paraId="7F7F6BB2" w14:textId="428FE04E" w:rsidR="00E246FF" w:rsidRDefault="00A75C82" w:rsidP="007F6CC5">
      <w:pPr>
        <w:pStyle w:val="a0"/>
        <w:ind w:firstLine="480"/>
      </w:pPr>
      <w:r>
        <w:rPr>
          <w:rFonts w:hint="eastAsia"/>
        </w:rPr>
        <w:t>遗传算法的流程如</w:t>
      </w:r>
      <w:r>
        <w:fldChar w:fldCharType="begin"/>
      </w:r>
      <w:r>
        <w:instrText xml:space="preserve"> </w:instrText>
      </w:r>
      <w:r>
        <w:rPr>
          <w:rFonts w:hint="eastAsia"/>
        </w:rPr>
        <w:instrText>REF _Ref483486595 \h</w:instrText>
      </w:r>
      <w:r>
        <w:instrText xml:space="preserve"> </w:instrText>
      </w:r>
      <w:r>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3</w:t>
      </w:r>
      <w:r w:rsidR="00057756">
        <w:rPr>
          <w:sz w:val="21"/>
          <w:szCs w:val="21"/>
        </w:rPr>
        <w:t>.</w:t>
      </w:r>
      <w:r w:rsidR="00057756">
        <w:rPr>
          <w:noProof/>
          <w:sz w:val="21"/>
          <w:szCs w:val="21"/>
        </w:rPr>
        <w:t>5</w:t>
      </w:r>
      <w:r>
        <w:fldChar w:fldCharType="end"/>
      </w:r>
      <w:r>
        <w:rPr>
          <w:rFonts w:hint="eastAsia"/>
        </w:rPr>
        <w:t>所示</w:t>
      </w:r>
      <w:r w:rsidR="00E246FF" w:rsidRPr="00E246FF">
        <w:rPr>
          <w:rFonts w:hint="eastAsia"/>
        </w:rPr>
        <w:t>。</w:t>
      </w:r>
    </w:p>
    <w:p w14:paraId="56537E14" w14:textId="77777777" w:rsidR="00E246FF" w:rsidRDefault="00E246FF" w:rsidP="00E246FF">
      <w:pPr>
        <w:pStyle w:val="a0"/>
        <w:ind w:firstLine="480"/>
      </w:pPr>
      <w:r w:rsidRPr="00E246FF">
        <w:rPr>
          <w:rFonts w:hint="eastAsia"/>
        </w:rPr>
        <w:t>首先随机生成一个种群，种群中包括随机生成的初始个体，每个个体有自己的基因序</w:t>
      </w:r>
      <w:r>
        <w:rPr>
          <w:rFonts w:hint="eastAsia"/>
        </w:rPr>
        <w:t>列，然后不断迭代产生新的种群，直到达到迭代次数上限或者种群中的某个个体的适应度足够高。个体适应度是基因的函数，也就是上文提到的似然函数</w:t>
      </w:r>
      <m:oMath>
        <m:r>
          <w:rPr>
            <w:rFonts w:ascii="Cambria Math" w:hAnsi="Cambria Math"/>
          </w:rPr>
          <m:t>L</m:t>
        </m:r>
        <m:d>
          <m:dPr>
            <m:ctrlPr>
              <w:rPr>
                <w:rFonts w:ascii="Cambria Math" w:hAnsi="Cambria Math"/>
              </w:rPr>
            </m:ctrlPr>
          </m:dPr>
          <m:e>
            <m:r>
              <w:rPr>
                <w:rFonts w:ascii="Cambria Math" w:hAnsi="Cambria Math"/>
              </w:rPr>
              <m:t>θ</m:t>
            </m:r>
          </m:e>
        </m:d>
      </m:oMath>
      <w:r>
        <w:rPr>
          <w:rFonts w:hint="eastAsia"/>
        </w:rPr>
        <w:t>。</w:t>
      </w:r>
    </w:p>
    <w:p w14:paraId="5C18AD31" w14:textId="77777777" w:rsidR="00E246FF" w:rsidRDefault="00E246FF" w:rsidP="007F6CC5">
      <w:pPr>
        <w:pStyle w:val="a0"/>
        <w:ind w:firstLine="480"/>
      </w:pPr>
      <w:r w:rsidRPr="00E246FF">
        <w:rPr>
          <w:rFonts w:hint="eastAsia"/>
        </w:rPr>
        <w:t>每次迭代产生新种群的过程包括两个步骤：交叉、变异。</w:t>
      </w:r>
    </w:p>
    <w:p w14:paraId="39B9082B" w14:textId="77777777" w:rsidR="00BE57B0" w:rsidRDefault="00E246FF" w:rsidP="007F6CC5">
      <w:pPr>
        <w:pStyle w:val="a0"/>
        <w:ind w:firstLine="480"/>
      </w:pPr>
      <w:r>
        <w:rPr>
          <w:rFonts w:hint="eastAsia"/>
        </w:rPr>
        <w:t>首先进行</w:t>
      </w:r>
      <w:r w:rsidRPr="00E246FF">
        <w:rPr>
          <w:rFonts w:hint="eastAsia"/>
        </w:rPr>
        <w:t>交叉过程</w:t>
      </w:r>
      <w:r>
        <w:rPr>
          <w:rFonts w:hint="eastAsia"/>
        </w:rPr>
        <w:t>，每次</w:t>
      </w:r>
      <w:r w:rsidRPr="00E246FF">
        <w:rPr>
          <w:rFonts w:hint="eastAsia"/>
        </w:rPr>
        <w:t>随机选出两个较优秀的原种群个体交叉产生新的个体</w:t>
      </w:r>
      <w:r>
        <w:rPr>
          <w:rFonts w:hint="eastAsia"/>
        </w:rPr>
        <w:t>，直到充满新种群。然后进行</w:t>
      </w:r>
      <w:r w:rsidRPr="00E246FF">
        <w:rPr>
          <w:rFonts w:hint="eastAsia"/>
        </w:rPr>
        <w:t>变异过程</w:t>
      </w:r>
      <w:r>
        <w:rPr>
          <w:rFonts w:hint="eastAsia"/>
        </w:rPr>
        <w:t>，遍历</w:t>
      </w:r>
      <w:r w:rsidRPr="00E246FF">
        <w:rPr>
          <w:rFonts w:hint="eastAsia"/>
        </w:rPr>
        <w:t>新种群内的所有个体，按一定概率对其中的基因做突变。</w:t>
      </w:r>
    </w:p>
    <w:p w14:paraId="0A7B2B85" w14:textId="77777777" w:rsidR="00E246FF" w:rsidRDefault="00E246FF" w:rsidP="007F6CC5">
      <w:pPr>
        <w:pStyle w:val="a0"/>
        <w:ind w:firstLine="480"/>
      </w:pPr>
    </w:p>
    <w:p w14:paraId="32415540" w14:textId="77777777" w:rsidR="00E246FF" w:rsidRPr="00E246FF" w:rsidRDefault="00A75C82" w:rsidP="007F6CC5">
      <w:pPr>
        <w:pStyle w:val="a0"/>
        <w:ind w:firstLine="480"/>
      </w:pPr>
      <w:r>
        <w:rPr>
          <w:noProof/>
        </w:rPr>
        <w:lastRenderedPageBreak/>
        <mc:AlternateContent>
          <mc:Choice Requires="wps">
            <w:drawing>
              <wp:anchor distT="0" distB="0" distL="114300" distR="114300" simplePos="0" relativeHeight="251739136" behindDoc="0" locked="0" layoutInCell="1" allowOverlap="1" wp14:anchorId="3FD156A5" wp14:editId="5CF5D779">
                <wp:simplePos x="0" y="0"/>
                <wp:positionH relativeFrom="column">
                  <wp:posOffset>1146175</wp:posOffset>
                </wp:positionH>
                <wp:positionV relativeFrom="paragraph">
                  <wp:posOffset>2737485</wp:posOffset>
                </wp:positionV>
                <wp:extent cx="3467100" cy="274320"/>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3467100" cy="274320"/>
                        </a:xfrm>
                        <a:prstGeom prst="rect">
                          <a:avLst/>
                        </a:prstGeom>
                        <a:solidFill>
                          <a:prstClr val="white"/>
                        </a:solidFill>
                        <a:ln>
                          <a:noFill/>
                        </a:ln>
                      </wps:spPr>
                      <wps:txbx>
                        <w:txbxContent>
                          <w:p w14:paraId="4BB9C1C9" w14:textId="708AEF87" w:rsidR="00235C74" w:rsidRPr="00C526FF" w:rsidRDefault="00235C74" w:rsidP="00A75C82">
                            <w:pPr>
                              <w:pStyle w:val="a5"/>
                              <w:rPr>
                                <w:b w:val="0"/>
                                <w:sz w:val="21"/>
                                <w:szCs w:val="21"/>
                              </w:rPr>
                            </w:pPr>
                            <w:bookmarkStart w:id="554" w:name="_Ref483486595"/>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bookmarkEnd w:id="554"/>
                            <w:r w:rsidRPr="00C526FF">
                              <w:rPr>
                                <w:b w:val="0"/>
                                <w:sz w:val="21"/>
                                <w:szCs w:val="21"/>
                              </w:rPr>
                              <w:t xml:space="preserve"> </w:t>
                            </w:r>
                            <w:r w:rsidRPr="00C526FF">
                              <w:rPr>
                                <w:rFonts w:hint="eastAsia"/>
                                <w:b w:val="0"/>
                                <w:sz w:val="21"/>
                                <w:szCs w:val="21"/>
                              </w:rPr>
                              <w:t>遗传算法流程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156A5" id="文本框 54" o:spid="_x0000_s1034" type="#_x0000_t202" style="position:absolute;left:0;text-align:left;margin-left:90.25pt;margin-top:215.55pt;width:273pt;height:21.6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" stroked="f">
                <v:textbox style="mso-fit-shape-to-text:t" inset="0,0,0,0">
                  <w:txbxContent>
                    <w:p w14:paraId="4BB9C1C9" w14:textId="708AEF87" w:rsidR="00235C74" w:rsidRPr="00C526FF" w:rsidRDefault="00235C74" w:rsidP="00A75C82">
                      <w:pPr>
                        <w:pStyle w:val="a5"/>
                        <w:rPr>
                          <w:b w:val="0"/>
                          <w:sz w:val="21"/>
                          <w:szCs w:val="21"/>
                        </w:rPr>
                      </w:pPr>
                      <w:bookmarkStart w:id="555" w:name="_Ref483486595"/>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bookmarkEnd w:id="555"/>
                      <w:r w:rsidRPr="00C526FF">
                        <w:rPr>
                          <w:b w:val="0"/>
                          <w:sz w:val="21"/>
                          <w:szCs w:val="21"/>
                        </w:rPr>
                        <w:t xml:space="preserve"> </w:t>
                      </w:r>
                      <w:r w:rsidRPr="00C526FF">
                        <w:rPr>
                          <w:rFonts w:hint="eastAsia"/>
                          <w:b w:val="0"/>
                          <w:sz w:val="21"/>
                          <w:szCs w:val="21"/>
                        </w:rPr>
                        <w:t>遗传算法流程</w:t>
                      </w:r>
                    </w:p>
                  </w:txbxContent>
                </v:textbox>
                <w10:wrap type="topAndBottom"/>
              </v:shape>
            </w:pict>
          </mc:Fallback>
        </mc:AlternateContent>
      </w:r>
      <w:r w:rsidR="00E246FF">
        <w:rPr>
          <w:noProof/>
        </w:rPr>
        <w:drawing>
          <wp:anchor distT="0" distB="0" distL="114300" distR="114300" simplePos="0" relativeHeight="251737088" behindDoc="0" locked="0" layoutInCell="1" allowOverlap="1" wp14:anchorId="5E582D7F" wp14:editId="77D65A98">
            <wp:simplePos x="0" y="0"/>
            <wp:positionH relativeFrom="margin">
              <wp:align>center</wp:align>
            </wp:positionH>
            <wp:positionV relativeFrom="paragraph">
              <wp:posOffset>146685</wp:posOffset>
            </wp:positionV>
            <wp:extent cx="3467100" cy="2533650"/>
            <wp:effectExtent l="133350" t="114300" r="133350" b="171450"/>
            <wp:wrapTopAndBottom/>
            <wp:docPr id="2" name="图片 2" descr="http://static.oschina.net/uploads/space/2014/0113/004856_58dQ_141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4/0113/004856_58dQ_14123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100" cy="253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F703A1E" w14:textId="77777777" w:rsidR="00ED54E9" w:rsidRDefault="00180A95" w:rsidP="00ED54E9">
      <w:pPr>
        <w:pStyle w:val="3"/>
        <w:spacing w:before="156" w:after="156"/>
        <w:ind w:firstLine="360"/>
      </w:pPr>
      <w:bookmarkStart w:id="556" w:name="_Toc484097106"/>
      <w:r>
        <w:rPr>
          <w:rFonts w:hint="eastAsia"/>
        </w:rPr>
        <w:t>交叉操作</w:t>
      </w:r>
      <w:bookmarkEnd w:id="556"/>
    </w:p>
    <w:p w14:paraId="5F723769" w14:textId="77777777" w:rsidR="003162FC" w:rsidRDefault="00ED54E9" w:rsidP="001348EC">
      <w:pPr>
        <w:pStyle w:val="a0"/>
        <w:ind w:firstLine="480"/>
      </w:pPr>
      <w:r>
        <w:rPr>
          <w:rFonts w:hint="eastAsia"/>
        </w:rPr>
        <w:t>遗传算法在繁衍新一代种群时，要</w:t>
      </w:r>
      <w:r w:rsidR="004368C7">
        <w:rPr>
          <w:rFonts w:hint="eastAsia"/>
        </w:rPr>
        <w:t>不断</w:t>
      </w:r>
      <w:r>
        <w:rPr>
          <w:rFonts w:hint="eastAsia"/>
        </w:rPr>
        <w:t>根据上一代的两个个体</w:t>
      </w:r>
      <w:r w:rsidR="00231CE9">
        <w:rPr>
          <w:rFonts w:hint="eastAsia"/>
        </w:rPr>
        <w:t>（下称</w:t>
      </w:r>
      <w:r w:rsidR="00231CE9">
        <w:rPr>
          <w:rFonts w:hint="eastAsia"/>
        </w:rPr>
        <w:t>A</w:t>
      </w:r>
      <w:r w:rsidR="00231CE9">
        <w:rPr>
          <w:rFonts w:hint="eastAsia"/>
        </w:rPr>
        <w:t>和</w:t>
      </w:r>
      <w:r w:rsidR="00231CE9">
        <w:rPr>
          <w:rFonts w:hint="eastAsia"/>
        </w:rPr>
        <w:t>B</w:t>
      </w:r>
      <w:r w:rsidR="00231CE9">
        <w:rPr>
          <w:rFonts w:hint="eastAsia"/>
        </w:rPr>
        <w:t>）</w:t>
      </w:r>
      <w:r>
        <w:rPr>
          <w:rFonts w:hint="eastAsia"/>
        </w:rPr>
        <w:t>基因交叉产生</w:t>
      </w:r>
      <w:r w:rsidR="004368C7">
        <w:rPr>
          <w:rFonts w:hint="eastAsia"/>
        </w:rPr>
        <w:t>一个</w:t>
      </w:r>
      <w:r>
        <w:rPr>
          <w:rFonts w:hint="eastAsia"/>
        </w:rPr>
        <w:t>新一代的个体。</w:t>
      </w:r>
    </w:p>
    <w:p w14:paraId="3BC49EEC" w14:textId="3DBBD6D3" w:rsidR="00E246FF" w:rsidRDefault="00AC261D" w:rsidP="00F07BA7">
      <w:pPr>
        <w:pStyle w:val="a0"/>
        <w:ind w:firstLine="480"/>
      </w:pPr>
      <w:r>
        <w:rPr>
          <w:noProof/>
        </w:rPr>
        <mc:AlternateContent>
          <mc:Choice Requires="wps">
            <w:drawing>
              <wp:anchor distT="0" distB="0" distL="114300" distR="114300" simplePos="0" relativeHeight="251742208" behindDoc="0" locked="0" layoutInCell="1" allowOverlap="1" wp14:anchorId="755E63EA" wp14:editId="412BFB06">
                <wp:simplePos x="0" y="0"/>
                <wp:positionH relativeFrom="margin">
                  <wp:align>right</wp:align>
                </wp:positionH>
                <wp:positionV relativeFrom="paragraph">
                  <wp:posOffset>2948940</wp:posOffset>
                </wp:positionV>
                <wp:extent cx="5760085" cy="236220"/>
                <wp:effectExtent l="0" t="0" r="0" b="0"/>
                <wp:wrapTopAndBottom/>
                <wp:docPr id="56" name="文本框 56"/>
                <wp:cNvGraphicFramePr/>
                <a:graphic xmlns:a="http://schemas.openxmlformats.org/drawingml/2006/main">
                  <a:graphicData uri="http://schemas.microsoft.com/office/word/2010/wordprocessingShape">
                    <wps:wsp>
                      <wps:cNvSpPr txBox="1"/>
                      <wps:spPr>
                        <a:xfrm>
                          <a:off x="0" y="0"/>
                          <a:ext cx="5760085" cy="236220"/>
                        </a:xfrm>
                        <a:prstGeom prst="rect">
                          <a:avLst/>
                        </a:prstGeom>
                        <a:solidFill>
                          <a:prstClr val="white"/>
                        </a:solidFill>
                        <a:ln>
                          <a:noFill/>
                        </a:ln>
                      </wps:spPr>
                      <wps:txbx>
                        <w:txbxContent>
                          <w:p w14:paraId="7256E5EF" w14:textId="3342933F" w:rsidR="00235C74" w:rsidRPr="00C526FF" w:rsidRDefault="00235C74" w:rsidP="00AC261D">
                            <w:pPr>
                              <w:pStyle w:val="a5"/>
                              <w:rPr>
                                <w:b w:val="0"/>
                                <w:sz w:val="21"/>
                                <w:szCs w:val="21"/>
                              </w:rPr>
                            </w:pPr>
                            <w:r w:rsidRPr="00C526FF">
                              <w:rPr>
                                <w:rFonts w:hint="eastAsia"/>
                                <w:b w:val="0"/>
                                <w:sz w:val="21"/>
                                <w:szCs w:val="21"/>
                              </w:rPr>
                              <w:t>算法</w:t>
                            </w:r>
                            <w:r w:rsidRPr="00C526FF">
                              <w:rPr>
                                <w:rFonts w:hint="eastAsia"/>
                                <w:b w:val="0"/>
                                <w:sz w:val="21"/>
                                <w:szCs w:val="21"/>
                              </w:rPr>
                              <w:t xml:space="preserve"> </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STYLEREF 1 \s</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3</w:t>
                            </w:r>
                            <w:r w:rsidRPr="00C526FF">
                              <w:rPr>
                                <w:b w:val="0"/>
                                <w:sz w:val="21"/>
                                <w:szCs w:val="21"/>
                              </w:rPr>
                              <w:fldChar w:fldCharType="end"/>
                            </w:r>
                            <w:r w:rsidRPr="00C526FF">
                              <w:rPr>
                                <w:b w:val="0"/>
                                <w:sz w:val="21"/>
                                <w:szCs w:val="21"/>
                              </w:rPr>
                              <w:t>.</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 xml:space="preserve">SEQ </w:instrText>
                            </w:r>
                            <w:r w:rsidRPr="00C526FF">
                              <w:rPr>
                                <w:rFonts w:hint="eastAsia"/>
                                <w:b w:val="0"/>
                                <w:sz w:val="21"/>
                                <w:szCs w:val="21"/>
                              </w:rPr>
                              <w:instrText>算法</w:instrText>
                            </w:r>
                            <w:r w:rsidRPr="00C526FF">
                              <w:rPr>
                                <w:rFonts w:hint="eastAsia"/>
                                <w:b w:val="0"/>
                                <w:sz w:val="21"/>
                                <w:szCs w:val="21"/>
                              </w:rPr>
                              <w:instrText xml:space="preserve"> \* ARABIC \s 1</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1</w:t>
                            </w:r>
                            <w:r w:rsidRPr="00C526FF">
                              <w:rPr>
                                <w:b w:val="0"/>
                                <w:sz w:val="21"/>
                                <w:szCs w:val="21"/>
                              </w:rPr>
                              <w:fldChar w:fldCharType="end"/>
                            </w:r>
                            <w:r w:rsidRPr="00C526FF">
                              <w:rPr>
                                <w:b w:val="0"/>
                                <w:sz w:val="21"/>
                                <w:szCs w:val="21"/>
                              </w:rPr>
                              <w:t xml:space="preserve"> </w:t>
                            </w:r>
                            <w:r w:rsidRPr="00C526FF">
                              <w:rPr>
                                <w:rFonts w:hint="eastAsia"/>
                                <w:b w:val="0"/>
                                <w:sz w:val="21"/>
                                <w:szCs w:val="21"/>
                              </w:rPr>
                              <w:t>个体</w:t>
                            </w:r>
                            <w:r w:rsidRPr="00C526FF">
                              <w:rPr>
                                <w:b w:val="0"/>
                                <w:sz w:val="21"/>
                                <w:szCs w:val="21"/>
                              </w:rPr>
                              <w:t>选择算法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5E63EA" id="文本框 56" o:spid="_x0000_s1035" type="#_x0000_t202" style="position:absolute;left:0;text-align:left;margin-left:402.35pt;margin-top:232.2pt;width:453.55pt;height:18.6pt;z-index:251742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" stroked="f">
                <v:textbox inset="0,0,0,0">
                  <w:txbxContent>
                    <w:p w14:paraId="7256E5EF" w14:textId="3342933F" w:rsidR="00235C74" w:rsidRPr="00C526FF" w:rsidRDefault="00235C74" w:rsidP="00AC261D">
                      <w:pPr>
                        <w:pStyle w:val="a5"/>
                        <w:rPr>
                          <w:b w:val="0"/>
                          <w:sz w:val="21"/>
                          <w:szCs w:val="21"/>
                        </w:rPr>
                      </w:pPr>
                      <w:r w:rsidRPr="00C526FF">
                        <w:rPr>
                          <w:rFonts w:hint="eastAsia"/>
                          <w:b w:val="0"/>
                          <w:sz w:val="21"/>
                          <w:szCs w:val="21"/>
                        </w:rPr>
                        <w:t>算法</w:t>
                      </w:r>
                      <w:r w:rsidRPr="00C526FF">
                        <w:rPr>
                          <w:rFonts w:hint="eastAsia"/>
                          <w:b w:val="0"/>
                          <w:sz w:val="21"/>
                          <w:szCs w:val="21"/>
                        </w:rPr>
                        <w:t xml:space="preserve"> </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STYLEREF 1 \s</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3</w:t>
                      </w:r>
                      <w:r w:rsidRPr="00C526FF">
                        <w:rPr>
                          <w:b w:val="0"/>
                          <w:sz w:val="21"/>
                          <w:szCs w:val="21"/>
                        </w:rPr>
                        <w:fldChar w:fldCharType="end"/>
                      </w:r>
                      <w:r w:rsidRPr="00C526FF">
                        <w:rPr>
                          <w:b w:val="0"/>
                          <w:sz w:val="21"/>
                          <w:szCs w:val="21"/>
                        </w:rPr>
                        <w:t>.</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 xml:space="preserve">SEQ </w:instrText>
                      </w:r>
                      <w:r w:rsidRPr="00C526FF">
                        <w:rPr>
                          <w:rFonts w:hint="eastAsia"/>
                          <w:b w:val="0"/>
                          <w:sz w:val="21"/>
                          <w:szCs w:val="21"/>
                        </w:rPr>
                        <w:instrText>算法</w:instrText>
                      </w:r>
                      <w:r w:rsidRPr="00C526FF">
                        <w:rPr>
                          <w:rFonts w:hint="eastAsia"/>
                          <w:b w:val="0"/>
                          <w:sz w:val="21"/>
                          <w:szCs w:val="21"/>
                        </w:rPr>
                        <w:instrText xml:space="preserve"> \* ARABIC \s 1</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1</w:t>
                      </w:r>
                      <w:r w:rsidRPr="00C526FF">
                        <w:rPr>
                          <w:b w:val="0"/>
                          <w:sz w:val="21"/>
                          <w:szCs w:val="21"/>
                        </w:rPr>
                        <w:fldChar w:fldCharType="end"/>
                      </w:r>
                      <w:r w:rsidRPr="00C526FF">
                        <w:rPr>
                          <w:b w:val="0"/>
                          <w:sz w:val="21"/>
                          <w:szCs w:val="21"/>
                        </w:rPr>
                        <w:t xml:space="preserve"> </w:t>
                      </w:r>
                      <w:r w:rsidRPr="00C526FF">
                        <w:rPr>
                          <w:rFonts w:hint="eastAsia"/>
                          <w:b w:val="0"/>
                          <w:sz w:val="21"/>
                          <w:szCs w:val="21"/>
                        </w:rPr>
                        <w:t>个体</w:t>
                      </w:r>
                      <w:r w:rsidRPr="00C526FF">
                        <w:rPr>
                          <w:b w:val="0"/>
                          <w:sz w:val="21"/>
                          <w:szCs w:val="21"/>
                        </w:rPr>
                        <w:t>选择算法</w:t>
                      </w:r>
                    </w:p>
                  </w:txbxContent>
                </v:textbox>
                <w10:wrap type="topAndBottom" anchorx="margin"/>
              </v:shape>
            </w:pict>
          </mc:Fallback>
        </mc:AlternateContent>
      </w:r>
      <w:r>
        <w:rPr>
          <w:noProof/>
        </w:rPr>
        <w:drawing>
          <wp:anchor distT="0" distB="0" distL="114300" distR="114300" simplePos="0" relativeHeight="251740160" behindDoc="0" locked="0" layoutInCell="1" allowOverlap="1" wp14:anchorId="4F49E820" wp14:editId="615AF062">
            <wp:simplePos x="0" y="0"/>
            <wp:positionH relativeFrom="margin">
              <wp:align>right</wp:align>
            </wp:positionH>
            <wp:positionV relativeFrom="paragraph">
              <wp:posOffset>1211580</wp:posOffset>
            </wp:positionV>
            <wp:extent cx="5760085" cy="1713230"/>
            <wp:effectExtent l="19050" t="19050" r="12065" b="2032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085" cy="1713230"/>
                    </a:xfrm>
                    <a:prstGeom prst="rect">
                      <a:avLst/>
                    </a:prstGeom>
                    <a:ln>
                      <a:solidFill>
                        <a:schemeClr val="tx1"/>
                      </a:solidFill>
                    </a:ln>
                  </pic:spPr>
                </pic:pic>
              </a:graphicData>
            </a:graphic>
          </wp:anchor>
        </w:drawing>
      </w:r>
      <w:r w:rsidR="00BB4886">
        <w:rPr>
          <w:rFonts w:hint="eastAsia"/>
        </w:rPr>
        <w:t>下面介绍我们</w:t>
      </w:r>
      <w:r w:rsidR="004368C7">
        <w:rPr>
          <w:rFonts w:hint="eastAsia"/>
        </w:rPr>
        <w:t>选择</w:t>
      </w:r>
      <w:r w:rsidR="004368C7">
        <w:rPr>
          <w:rFonts w:hint="eastAsia"/>
        </w:rPr>
        <w:t>A</w:t>
      </w:r>
      <w:r w:rsidR="004368C7">
        <w:rPr>
          <w:rFonts w:hint="eastAsia"/>
        </w:rPr>
        <w:t>和</w:t>
      </w:r>
      <w:r w:rsidR="004368C7">
        <w:rPr>
          <w:rFonts w:hint="eastAsia"/>
        </w:rPr>
        <w:t>B</w:t>
      </w:r>
      <w:r w:rsidR="004368C7">
        <w:rPr>
          <w:rFonts w:hint="eastAsia"/>
        </w:rPr>
        <w:t>让其繁衍</w:t>
      </w:r>
      <w:r w:rsidR="00BB4886">
        <w:rPr>
          <w:rFonts w:hint="eastAsia"/>
        </w:rPr>
        <w:t>的方式。</w:t>
      </w:r>
      <w:r w:rsidR="004368C7">
        <w:rPr>
          <w:rFonts w:hint="eastAsia"/>
        </w:rPr>
        <w:t>遗传算法的核心思路是优胜劣汰、适者生存，我们要在交叉操作中体现这个启发式的优化。</w:t>
      </w:r>
      <w:r w:rsidR="00231CE9">
        <w:rPr>
          <w:rFonts w:hint="eastAsia"/>
        </w:rPr>
        <w:t>我们</w:t>
      </w:r>
      <w:r w:rsidR="004368C7">
        <w:rPr>
          <w:rFonts w:hint="eastAsia"/>
        </w:rPr>
        <w:t>在老种群中先</w:t>
      </w:r>
      <w:r w:rsidR="00231CE9">
        <w:rPr>
          <w:rFonts w:hint="eastAsia"/>
        </w:rPr>
        <w:t>完全</w:t>
      </w:r>
      <w:r w:rsidR="004368C7">
        <w:rPr>
          <w:rFonts w:hint="eastAsia"/>
        </w:rPr>
        <w:t>随机</w:t>
      </w:r>
      <w:r w:rsidR="00231CE9">
        <w:rPr>
          <w:rFonts w:hint="eastAsia"/>
        </w:rPr>
        <w:t>地</w:t>
      </w:r>
      <w:r w:rsidR="004368C7">
        <w:rPr>
          <w:rFonts w:hint="eastAsia"/>
        </w:rPr>
        <w:t>选出</w:t>
      </w:r>
      <w:r w:rsidR="00231CE9">
        <w:rPr>
          <w:rFonts w:hint="eastAsia"/>
        </w:rPr>
        <w:t>一些个体（数量</w:t>
      </w:r>
      <w:del w:id="557" w:author="Shaoyang Wang" w:date="2017-06-01T18:53:00Z">
        <w:r w:rsidR="00231CE9" w:rsidDel="00730958">
          <w:rPr>
            <w:rFonts w:hint="eastAsia"/>
          </w:rPr>
          <w:delText>为</w:delText>
        </w:r>
        <w:r w:rsidR="00231CE9" w:rsidRPr="00231CE9" w:rsidDel="00730958">
          <w:delText>tournament_size</w:delText>
        </w:r>
        <w:r w:rsidR="00231CE9" w:rsidDel="00730958">
          <w:rPr>
            <w:rFonts w:hint="eastAsia"/>
          </w:rPr>
          <w:delText>，</w:delText>
        </w:r>
      </w:del>
      <w:r w:rsidR="00231CE9">
        <w:rPr>
          <w:rFonts w:hint="eastAsia"/>
        </w:rPr>
        <w:t>是算法的一个参数），然后在这些个体中取适应度最高的那个作为</w:t>
      </w:r>
      <w:r w:rsidR="00231CE9">
        <w:rPr>
          <w:rFonts w:hint="eastAsia"/>
        </w:rPr>
        <w:t>A</w:t>
      </w:r>
      <w:r w:rsidR="00231CE9">
        <w:rPr>
          <w:rFonts w:hint="eastAsia"/>
        </w:rPr>
        <w:t>去繁衍</w:t>
      </w:r>
      <w:r w:rsidR="001348EC">
        <w:rPr>
          <w:rFonts w:hint="eastAsia"/>
        </w:rPr>
        <w:t>，</w:t>
      </w:r>
      <w:r w:rsidR="00231CE9">
        <w:rPr>
          <w:rFonts w:hint="eastAsia"/>
        </w:rPr>
        <w:t>再用同样的方式选出</w:t>
      </w:r>
      <w:r w:rsidR="00231CE9">
        <w:rPr>
          <w:rFonts w:hint="eastAsia"/>
        </w:rPr>
        <w:t>B</w:t>
      </w:r>
      <w:r w:rsidR="00231CE9">
        <w:rPr>
          <w:rFonts w:hint="eastAsia"/>
        </w:rPr>
        <w:t>。</w:t>
      </w:r>
      <w:r w:rsidR="003162FC">
        <w:rPr>
          <w:rFonts w:hint="eastAsia"/>
        </w:rPr>
        <w:t>如下是个体选择</w:t>
      </w:r>
      <w:r w:rsidR="001349E8">
        <w:rPr>
          <w:rFonts w:hint="eastAsia"/>
        </w:rPr>
        <w:t>算法</w:t>
      </w:r>
      <w:r w:rsidR="003162FC">
        <w:rPr>
          <w:rFonts w:hint="eastAsia"/>
        </w:rPr>
        <w:t>的代码描述：</w:t>
      </w:r>
    </w:p>
    <w:p w14:paraId="01118D2B" w14:textId="77777777" w:rsidR="00AC261D" w:rsidRDefault="00AC261D" w:rsidP="00141282">
      <w:pPr>
        <w:pStyle w:val="a0"/>
        <w:ind w:firstLineChars="62" w:firstLine="149"/>
      </w:pPr>
    </w:p>
    <w:p w14:paraId="19615E66" w14:textId="70874012" w:rsidR="00141282" w:rsidRPr="00141282" w:rsidRDefault="004368C7" w:rsidP="00141282">
      <w:pPr>
        <w:pStyle w:val="a0"/>
        <w:ind w:firstLine="480"/>
      </w:pPr>
      <w:r>
        <w:rPr>
          <w:rFonts w:hint="eastAsia"/>
        </w:rPr>
        <w:t>然后</w:t>
      </w:r>
      <w:r w:rsidR="003162FC">
        <w:rPr>
          <w:rFonts w:hint="eastAsia"/>
        </w:rPr>
        <w:t>我们</w:t>
      </w:r>
      <w:r w:rsidR="00231CE9">
        <w:rPr>
          <w:rFonts w:hint="eastAsia"/>
        </w:rPr>
        <w:t>将</w:t>
      </w:r>
      <w:r w:rsidR="00231CE9">
        <w:rPr>
          <w:rFonts w:hint="eastAsia"/>
        </w:rPr>
        <w:t>A</w:t>
      </w:r>
      <w:r w:rsidR="00231CE9">
        <w:rPr>
          <w:rFonts w:hint="eastAsia"/>
        </w:rPr>
        <w:t>和</w:t>
      </w:r>
      <w:r w:rsidR="00231CE9">
        <w:rPr>
          <w:rFonts w:hint="eastAsia"/>
        </w:rPr>
        <w:t>B</w:t>
      </w:r>
      <w:r w:rsidR="00231CE9">
        <w:rPr>
          <w:rFonts w:hint="eastAsia"/>
        </w:rPr>
        <w:t>的基因交叉，</w:t>
      </w:r>
      <w:r>
        <w:rPr>
          <w:rFonts w:hint="eastAsia"/>
        </w:rPr>
        <w:t>交叉方法是从头到尾遍历产生新个体的每一个基因，这个基因以</w:t>
      </w:r>
      <w:r w:rsidR="00DF0B49">
        <w:rPr>
          <w:rFonts w:hint="eastAsia"/>
        </w:rPr>
        <w:t>一定的概率（概率</w:t>
      </w:r>
      <w:del w:id="558" w:author="Shaoyang Wang" w:date="2017-06-01T18:53:00Z">
        <w:r w:rsidR="00DF0B49" w:rsidDel="00730958">
          <w:rPr>
            <w:rFonts w:hint="eastAsia"/>
          </w:rPr>
          <w:delText>为</w:delText>
        </w:r>
        <w:r w:rsidR="00DF0B49" w:rsidDel="00730958">
          <w:rPr>
            <w:rFonts w:hint="eastAsia"/>
          </w:rPr>
          <w:delText>uniform</w:delText>
        </w:r>
        <w:r w:rsidR="00DF0B49" w:rsidRPr="001E4DF5" w:rsidDel="00730958">
          <w:delText>_rate</w:delText>
        </w:r>
        <w:r w:rsidR="00DF0B49" w:rsidDel="00730958">
          <w:rPr>
            <w:rFonts w:hint="eastAsia"/>
          </w:rPr>
          <w:delText>，是</w:delText>
        </w:r>
      </w:del>
      <w:r w:rsidR="00DF0B49">
        <w:rPr>
          <w:rFonts w:hint="eastAsia"/>
        </w:rPr>
        <w:t>遗传算法的一个参数）</w:t>
      </w:r>
      <w:r>
        <w:rPr>
          <w:rFonts w:hint="eastAsia"/>
        </w:rPr>
        <w:t>从</w:t>
      </w:r>
      <w:r>
        <w:rPr>
          <w:rFonts w:hint="eastAsia"/>
        </w:rPr>
        <w:t>A</w:t>
      </w:r>
      <w:r>
        <w:rPr>
          <w:rFonts w:hint="eastAsia"/>
        </w:rPr>
        <w:t>中相应位置复制</w:t>
      </w:r>
      <w:r w:rsidR="00DF0B49">
        <w:rPr>
          <w:rFonts w:hint="eastAsia"/>
        </w:rPr>
        <w:t>或</w:t>
      </w:r>
      <w:r>
        <w:rPr>
          <w:rFonts w:hint="eastAsia"/>
        </w:rPr>
        <w:t>从</w:t>
      </w:r>
      <w:r>
        <w:rPr>
          <w:rFonts w:hint="eastAsia"/>
        </w:rPr>
        <w:t>B</w:t>
      </w:r>
      <w:r>
        <w:rPr>
          <w:rFonts w:hint="eastAsia"/>
        </w:rPr>
        <w:t>中</w:t>
      </w:r>
      <w:r>
        <w:rPr>
          <w:rFonts w:hint="eastAsia"/>
        </w:rPr>
        <w:lastRenderedPageBreak/>
        <w:t>相</w:t>
      </w:r>
      <w:r w:rsidR="00730958">
        <w:rPr>
          <w:noProof/>
        </w:rPr>
        <w:drawing>
          <wp:anchor distT="0" distB="0" distL="114300" distR="114300" simplePos="0" relativeHeight="251743232" behindDoc="0" locked="0" layoutInCell="1" allowOverlap="1" wp14:anchorId="142E0ED6" wp14:editId="540415B0">
            <wp:simplePos x="0" y="0"/>
            <wp:positionH relativeFrom="margin">
              <wp:align>center</wp:align>
            </wp:positionH>
            <wp:positionV relativeFrom="paragraph">
              <wp:posOffset>352425</wp:posOffset>
            </wp:positionV>
            <wp:extent cx="4495800" cy="1972107"/>
            <wp:effectExtent l="19050" t="19050" r="19050" b="2857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95800" cy="1972107"/>
                    </a:xfrm>
                    <a:prstGeom prst="rect">
                      <a:avLst/>
                    </a:prstGeom>
                    <a:ln>
                      <a:solidFill>
                        <a:schemeClr val="tx1"/>
                      </a:solidFill>
                    </a:ln>
                  </pic:spPr>
                </pic:pic>
              </a:graphicData>
            </a:graphic>
          </wp:anchor>
        </w:drawing>
      </w:r>
      <w:r w:rsidR="00730958">
        <w:rPr>
          <w:noProof/>
        </w:rPr>
        <mc:AlternateContent>
          <mc:Choice Requires="wps">
            <w:drawing>
              <wp:anchor distT="0" distB="0" distL="114300" distR="114300" simplePos="0" relativeHeight="251745280" behindDoc="0" locked="0" layoutInCell="1" allowOverlap="1" wp14:anchorId="78C4DADB" wp14:editId="75A4F2D0">
                <wp:simplePos x="0" y="0"/>
                <wp:positionH relativeFrom="margin">
                  <wp:align>center</wp:align>
                </wp:positionH>
                <wp:positionV relativeFrom="paragraph">
                  <wp:posOffset>2356485</wp:posOffset>
                </wp:positionV>
                <wp:extent cx="4495800" cy="228600"/>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4495800" cy="228600"/>
                        </a:xfrm>
                        <a:prstGeom prst="rect">
                          <a:avLst/>
                        </a:prstGeom>
                        <a:solidFill>
                          <a:prstClr val="white"/>
                        </a:solidFill>
                        <a:ln>
                          <a:noFill/>
                        </a:ln>
                      </wps:spPr>
                      <wps:txbx>
                        <w:txbxContent>
                          <w:p w14:paraId="03CCD047" w14:textId="1B0ABCAA" w:rsidR="00235C74" w:rsidRPr="00C526FF" w:rsidRDefault="00235C74" w:rsidP="00141282">
                            <w:pPr>
                              <w:pStyle w:val="a5"/>
                              <w:rPr>
                                <w:b w:val="0"/>
                                <w:sz w:val="21"/>
                                <w:szCs w:val="21"/>
                              </w:rPr>
                            </w:pPr>
                            <w:bookmarkStart w:id="559" w:name="_Ref484106597"/>
                            <w:bookmarkStart w:id="560" w:name="_Ref484106584"/>
                            <w:r w:rsidRPr="00C526FF">
                              <w:rPr>
                                <w:rFonts w:hint="eastAsia"/>
                                <w:b w:val="0"/>
                                <w:sz w:val="21"/>
                                <w:szCs w:val="21"/>
                              </w:rPr>
                              <w:t>算法</w:t>
                            </w:r>
                            <w:r w:rsidRPr="00C526FF">
                              <w:rPr>
                                <w:rFonts w:hint="eastAsia"/>
                                <w:b w:val="0"/>
                                <w:sz w:val="21"/>
                                <w:szCs w:val="21"/>
                              </w:rPr>
                              <w:t xml:space="preserve"> </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STYLEREF 1 \s</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3</w:t>
                            </w:r>
                            <w:r w:rsidRPr="00C526FF">
                              <w:rPr>
                                <w:b w:val="0"/>
                                <w:sz w:val="21"/>
                                <w:szCs w:val="21"/>
                              </w:rPr>
                              <w:fldChar w:fldCharType="end"/>
                            </w:r>
                            <w:r w:rsidRPr="00C526FF">
                              <w:rPr>
                                <w:b w:val="0"/>
                                <w:sz w:val="21"/>
                                <w:szCs w:val="21"/>
                              </w:rPr>
                              <w:t>.</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 xml:space="preserve">SEQ </w:instrText>
                            </w:r>
                            <w:r w:rsidRPr="00C526FF">
                              <w:rPr>
                                <w:rFonts w:hint="eastAsia"/>
                                <w:b w:val="0"/>
                                <w:sz w:val="21"/>
                                <w:szCs w:val="21"/>
                              </w:rPr>
                              <w:instrText>算法</w:instrText>
                            </w:r>
                            <w:r w:rsidRPr="00C526FF">
                              <w:rPr>
                                <w:rFonts w:hint="eastAsia"/>
                                <w:b w:val="0"/>
                                <w:sz w:val="21"/>
                                <w:szCs w:val="21"/>
                              </w:rPr>
                              <w:instrText xml:space="preserve"> \* ARABIC \s 1</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2</w:t>
                            </w:r>
                            <w:r w:rsidRPr="00C526FF">
                              <w:rPr>
                                <w:b w:val="0"/>
                                <w:sz w:val="21"/>
                                <w:szCs w:val="21"/>
                              </w:rPr>
                              <w:fldChar w:fldCharType="end"/>
                            </w:r>
                            <w:bookmarkEnd w:id="559"/>
                            <w:r w:rsidRPr="00C526FF">
                              <w:rPr>
                                <w:b w:val="0"/>
                                <w:sz w:val="21"/>
                                <w:szCs w:val="21"/>
                              </w:rPr>
                              <w:t xml:space="preserve"> </w:t>
                            </w:r>
                            <w:r w:rsidRPr="00C526FF">
                              <w:rPr>
                                <w:rFonts w:hint="eastAsia"/>
                                <w:b w:val="0"/>
                                <w:sz w:val="21"/>
                                <w:szCs w:val="21"/>
                              </w:rPr>
                              <w:t>交叉算法</w:t>
                            </w:r>
                            <w:bookmarkEnd w:id="5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4DADB" id="文本框 58" o:spid="_x0000_s1036" type="#_x0000_t202" style="position:absolute;left:0;text-align:left;margin-left:0;margin-top:185.55pt;width:354pt;height:18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" stroked="f">
                <v:textbox inset="0,0,0,0">
                  <w:txbxContent>
                    <w:p w14:paraId="03CCD047" w14:textId="1B0ABCAA" w:rsidR="00235C74" w:rsidRPr="00C526FF" w:rsidRDefault="00235C74" w:rsidP="00141282">
                      <w:pPr>
                        <w:pStyle w:val="a5"/>
                        <w:rPr>
                          <w:b w:val="0"/>
                          <w:sz w:val="21"/>
                          <w:szCs w:val="21"/>
                        </w:rPr>
                      </w:pPr>
                      <w:bookmarkStart w:id="561" w:name="_Ref484106597"/>
                      <w:bookmarkStart w:id="562" w:name="_Ref484106584"/>
                      <w:r w:rsidRPr="00C526FF">
                        <w:rPr>
                          <w:rFonts w:hint="eastAsia"/>
                          <w:b w:val="0"/>
                          <w:sz w:val="21"/>
                          <w:szCs w:val="21"/>
                        </w:rPr>
                        <w:t>算法</w:t>
                      </w:r>
                      <w:r w:rsidRPr="00C526FF">
                        <w:rPr>
                          <w:rFonts w:hint="eastAsia"/>
                          <w:b w:val="0"/>
                          <w:sz w:val="21"/>
                          <w:szCs w:val="21"/>
                        </w:rPr>
                        <w:t xml:space="preserve"> </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STYLEREF 1 \s</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3</w:t>
                      </w:r>
                      <w:r w:rsidRPr="00C526FF">
                        <w:rPr>
                          <w:b w:val="0"/>
                          <w:sz w:val="21"/>
                          <w:szCs w:val="21"/>
                        </w:rPr>
                        <w:fldChar w:fldCharType="end"/>
                      </w:r>
                      <w:r w:rsidRPr="00C526FF">
                        <w:rPr>
                          <w:b w:val="0"/>
                          <w:sz w:val="21"/>
                          <w:szCs w:val="21"/>
                        </w:rPr>
                        <w:t>.</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 xml:space="preserve">SEQ </w:instrText>
                      </w:r>
                      <w:r w:rsidRPr="00C526FF">
                        <w:rPr>
                          <w:rFonts w:hint="eastAsia"/>
                          <w:b w:val="0"/>
                          <w:sz w:val="21"/>
                          <w:szCs w:val="21"/>
                        </w:rPr>
                        <w:instrText>算法</w:instrText>
                      </w:r>
                      <w:r w:rsidRPr="00C526FF">
                        <w:rPr>
                          <w:rFonts w:hint="eastAsia"/>
                          <w:b w:val="0"/>
                          <w:sz w:val="21"/>
                          <w:szCs w:val="21"/>
                        </w:rPr>
                        <w:instrText xml:space="preserve"> \* ARABIC \s 1</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2</w:t>
                      </w:r>
                      <w:r w:rsidRPr="00C526FF">
                        <w:rPr>
                          <w:b w:val="0"/>
                          <w:sz w:val="21"/>
                          <w:szCs w:val="21"/>
                        </w:rPr>
                        <w:fldChar w:fldCharType="end"/>
                      </w:r>
                      <w:bookmarkEnd w:id="561"/>
                      <w:r w:rsidRPr="00C526FF">
                        <w:rPr>
                          <w:b w:val="0"/>
                          <w:sz w:val="21"/>
                          <w:szCs w:val="21"/>
                        </w:rPr>
                        <w:t xml:space="preserve"> </w:t>
                      </w:r>
                      <w:r w:rsidRPr="00C526FF">
                        <w:rPr>
                          <w:rFonts w:hint="eastAsia"/>
                          <w:b w:val="0"/>
                          <w:sz w:val="21"/>
                          <w:szCs w:val="21"/>
                        </w:rPr>
                        <w:t>交叉算法</w:t>
                      </w:r>
                      <w:bookmarkEnd w:id="562"/>
                    </w:p>
                  </w:txbxContent>
                </v:textbox>
                <w10:wrap type="topAndBottom" anchorx="margin"/>
              </v:shape>
            </w:pict>
          </mc:Fallback>
        </mc:AlternateContent>
      </w:r>
      <w:r>
        <w:rPr>
          <w:rFonts w:hint="eastAsia"/>
        </w:rPr>
        <w:t>应位置复制。</w:t>
      </w:r>
      <w:r w:rsidR="001348EC">
        <w:rPr>
          <w:rFonts w:hint="eastAsia"/>
        </w:rPr>
        <w:t>如</w:t>
      </w:r>
      <w:r w:rsidR="00730958">
        <w:fldChar w:fldCharType="begin"/>
      </w:r>
      <w:r w:rsidR="00730958">
        <w:instrText xml:space="preserve"> </w:instrText>
      </w:r>
      <w:r w:rsidR="00730958">
        <w:rPr>
          <w:rFonts w:hint="eastAsia"/>
        </w:rPr>
        <w:instrText>REF _Ref484106597 \h</w:instrText>
      </w:r>
      <w:r w:rsidR="00730958">
        <w:instrText xml:space="preserve"> </w:instrText>
      </w:r>
      <w:r w:rsidR="00730958">
        <w:fldChar w:fldCharType="separate"/>
      </w:r>
      <w:r w:rsidR="00057756" w:rsidRPr="00C526FF">
        <w:rPr>
          <w:rFonts w:hint="eastAsia"/>
          <w:sz w:val="21"/>
          <w:szCs w:val="21"/>
        </w:rPr>
        <w:t>算法</w:t>
      </w:r>
      <w:r w:rsidR="00057756" w:rsidRPr="00C526FF">
        <w:rPr>
          <w:rFonts w:hint="eastAsia"/>
          <w:sz w:val="21"/>
          <w:szCs w:val="21"/>
        </w:rPr>
        <w:t xml:space="preserve"> </w:t>
      </w:r>
      <w:r w:rsidR="00057756">
        <w:rPr>
          <w:noProof/>
          <w:sz w:val="21"/>
          <w:szCs w:val="21"/>
        </w:rPr>
        <w:t>3</w:t>
      </w:r>
      <w:r w:rsidR="00057756" w:rsidRPr="00C526FF">
        <w:rPr>
          <w:sz w:val="21"/>
          <w:szCs w:val="21"/>
        </w:rPr>
        <w:t>.</w:t>
      </w:r>
      <w:r w:rsidR="00057756">
        <w:rPr>
          <w:noProof/>
          <w:sz w:val="21"/>
          <w:szCs w:val="21"/>
        </w:rPr>
        <w:t>2</w:t>
      </w:r>
      <w:r w:rsidR="00730958">
        <w:fldChar w:fldCharType="end"/>
      </w:r>
      <w:del w:id="563" w:author="Shaoyang Wang" w:date="2017-06-01T18:54:00Z">
        <w:r w:rsidR="001348EC" w:rsidDel="00730958">
          <w:rPr>
            <w:rFonts w:hint="eastAsia"/>
          </w:rPr>
          <w:delText>下</w:delText>
        </w:r>
      </w:del>
      <w:r w:rsidR="00730958">
        <w:rPr>
          <w:rFonts w:hint="eastAsia"/>
        </w:rPr>
        <w:t>是交叉算法的</w:t>
      </w:r>
      <w:r w:rsidR="001348EC">
        <w:rPr>
          <w:rFonts w:hint="eastAsia"/>
        </w:rPr>
        <w:t>代码描述：</w:t>
      </w:r>
      <w:r w:rsidR="00F07BA7">
        <w:t xml:space="preserve"> </w:t>
      </w:r>
    </w:p>
    <w:p w14:paraId="476F363D" w14:textId="77777777" w:rsidR="004368C7" w:rsidRPr="00ED54E9" w:rsidRDefault="00501047" w:rsidP="004368C7">
      <w:pPr>
        <w:pStyle w:val="a0"/>
        <w:ind w:firstLine="480"/>
      </w:pPr>
      <w:r>
        <w:rPr>
          <w:rFonts w:hint="eastAsia"/>
        </w:rPr>
        <w:t>经过这一步骤，我们就得到未经变异的新一代种群的所有个体了。</w:t>
      </w:r>
    </w:p>
    <w:p w14:paraId="10809692" w14:textId="77777777" w:rsidR="00180A95" w:rsidRDefault="00180A95" w:rsidP="00BE57B0">
      <w:pPr>
        <w:pStyle w:val="3"/>
        <w:spacing w:before="156" w:after="156"/>
        <w:ind w:firstLine="360"/>
      </w:pPr>
      <w:bookmarkStart w:id="564" w:name="_Toc484097107"/>
      <w:r>
        <w:rPr>
          <w:rFonts w:hint="eastAsia"/>
        </w:rPr>
        <w:t>变异操作</w:t>
      </w:r>
      <w:bookmarkEnd w:id="564"/>
    </w:p>
    <w:p w14:paraId="301D1716" w14:textId="77777777" w:rsidR="00024CD0" w:rsidRDefault="00330F9E" w:rsidP="00BE57B0">
      <w:pPr>
        <w:pStyle w:val="a0"/>
        <w:ind w:firstLine="480"/>
      </w:pPr>
      <w:r>
        <w:rPr>
          <w:rFonts w:hint="eastAsia"/>
        </w:rPr>
        <w:t>接下来要对新种群中的每个个体进行变异操作。</w:t>
      </w:r>
      <w:r w:rsidR="001E4DF5">
        <w:rPr>
          <w:rFonts w:hint="eastAsia"/>
        </w:rPr>
        <w:t>与最常见的二进制编码的遗传算法不同，由于我们的基因使用实数编码，所以变异操作要复杂一些。</w:t>
      </w:r>
    </w:p>
    <w:p w14:paraId="670B7BBC" w14:textId="77777777" w:rsidR="00024CD0" w:rsidRDefault="00024CD0" w:rsidP="00024CD0">
      <w:pPr>
        <w:pStyle w:val="a0"/>
        <w:ind w:firstLine="480"/>
      </w:pPr>
      <w:r>
        <w:rPr>
          <w:rFonts w:hint="eastAsia"/>
        </w:rPr>
        <w:t>对每个个体的变异操作流程如下：</w:t>
      </w:r>
    </w:p>
    <w:p w14:paraId="3E96C5D8" w14:textId="0B6B5FA8" w:rsidR="00024CD0" w:rsidRDefault="00330F9E" w:rsidP="00024CD0">
      <w:pPr>
        <w:pStyle w:val="a0"/>
        <w:ind w:firstLine="480"/>
      </w:pPr>
      <w:r>
        <w:rPr>
          <w:rFonts w:hint="eastAsia"/>
        </w:rPr>
        <w:t>遍历该个体的每个基因，</w:t>
      </w:r>
      <w:r w:rsidR="001E4DF5">
        <w:rPr>
          <w:rFonts w:hint="eastAsia"/>
        </w:rPr>
        <w:t>以一定的概率（概率</w:t>
      </w:r>
      <w:del w:id="565" w:author="Shaoyang Wang" w:date="2017-06-01T18:53:00Z">
        <w:r w:rsidR="001E4DF5" w:rsidDel="00730958">
          <w:rPr>
            <w:rFonts w:hint="eastAsia"/>
          </w:rPr>
          <w:delText>为</w:delText>
        </w:r>
        <w:r w:rsidR="001E4DF5" w:rsidRPr="001E4DF5" w:rsidDel="00730958">
          <w:delText>mutation_rate</w:delText>
        </w:r>
        <w:r w:rsidR="001E4DF5" w:rsidDel="00730958">
          <w:rPr>
            <w:rFonts w:hint="eastAsia"/>
          </w:rPr>
          <w:delText>，</w:delText>
        </w:r>
      </w:del>
      <w:r w:rsidR="001E4DF5">
        <w:rPr>
          <w:rFonts w:hint="eastAsia"/>
        </w:rPr>
        <w:t>是遗传算法的一个参数）决定这个基因是否需要变异。</w:t>
      </w:r>
    </w:p>
    <w:p w14:paraId="3930D48C" w14:textId="77777777" w:rsidR="00024CD0" w:rsidRDefault="001E4DF5" w:rsidP="00024CD0">
      <w:pPr>
        <w:pStyle w:val="a0"/>
        <w:ind w:firstLine="480"/>
      </w:pPr>
      <w:r>
        <w:rPr>
          <w:rFonts w:hint="eastAsia"/>
        </w:rPr>
        <w:t>如果需要变异，</w:t>
      </w:r>
      <w:r w:rsidRPr="001E4DF5">
        <w:rPr>
          <w:rFonts w:hint="eastAsia"/>
        </w:rPr>
        <w:t>那么新的基因值</w:t>
      </w:r>
      <w:r w:rsidRPr="001E4DF5">
        <w:rPr>
          <w:rFonts w:hint="eastAsia"/>
        </w:rPr>
        <w:t xml:space="preserve"> </w:t>
      </w:r>
      <m:oMath>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+γ∙d∙(1-</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e>
              <m:sup>
                <m:r>
                  <w:rPr>
                    <w:rFonts w:ascii="Cambria Math" w:hAnsi="Cambria Math"/>
                  </w:rPr>
                  <m:t>b</m:t>
                </m:r>
              </m:sup>
            </m:sSup>
          </m:sup>
        </m:sSup>
        <m:r>
          <w:rPr>
            <w:rFonts w:ascii="Cambria Math" w:hAnsi="Cambria Math"/>
          </w:rPr>
          <m:t>)</m:t>
        </m:r>
      </m:oMath>
      <w:r w:rsidRPr="001E4DF5">
        <w:rPr>
          <w:rFonts w:hint="eastAsia"/>
        </w:rPr>
        <w:t xml:space="preserve"> </w:t>
      </w:r>
      <w:r w:rsidRPr="001E4DF5">
        <w:rPr>
          <w:rFonts w:hint="eastAsia"/>
        </w:rPr>
        <w:t>，其中</w:t>
      </w:r>
    </w:p>
    <w:p w14:paraId="2156D9F9" w14:textId="77777777" w:rsidR="00024CD0" w:rsidRDefault="00547A99" w:rsidP="00024CD0">
      <w:pPr>
        <w:pStyle w:val="a0"/>
        <w:numPr>
          <w:ilvl w:val="0"/>
          <w:numId w:val="4"/>
        </w:numPr>
        <w:ind w:firstLineChars="0"/>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1E4DF5">
        <w:rPr>
          <w:rFonts w:hint="eastAsia"/>
        </w:rPr>
        <w:t>为该位置原有的基因</w:t>
      </w:r>
    </w:p>
    <w:p w14:paraId="1BF4FA81" w14:textId="77777777" w:rsidR="00024CD0" w:rsidRDefault="00330F9E" w:rsidP="00024CD0">
      <w:pPr>
        <w:pStyle w:val="a0"/>
        <w:numPr>
          <w:ilvl w:val="0"/>
          <w:numId w:val="4"/>
        </w:numPr>
        <w:ind w:firstLineChars="0"/>
      </w:pPr>
      <m:oMath>
        <m:r>
          <w:rPr>
            <w:rFonts w:ascii="Cambria Math" w:hAnsi="Cambria Math"/>
          </w:rPr>
          <m:t>γ</m:t>
        </m:r>
      </m:oMath>
      <w:r w:rsidR="001E4DF5" w:rsidRPr="001E4DF5">
        <w:rPr>
          <w:rFonts w:hint="eastAsia"/>
        </w:rPr>
        <w:t>为</w:t>
      </w:r>
      <w:r w:rsidR="00DB6EE3">
        <w:rPr>
          <w:rFonts w:hint="eastAsia"/>
        </w:rPr>
        <w:t>以</w:t>
      </w:r>
      <w:r w:rsidR="00DB6EE3">
        <w:rPr>
          <w:rFonts w:hint="eastAsia"/>
        </w:rPr>
        <w:t>50%</w:t>
      </w:r>
      <w:r w:rsidR="00DB6EE3">
        <w:rPr>
          <w:rFonts w:hint="eastAsia"/>
        </w:rPr>
        <w:t>概率</w:t>
      </w:r>
      <w:r w:rsidR="001E4DF5" w:rsidRPr="001E4DF5">
        <w:rPr>
          <w:rFonts w:hint="eastAsia"/>
        </w:rPr>
        <w:t>随机</w:t>
      </w:r>
      <w:r w:rsidR="00DB6EE3">
        <w:rPr>
          <w:rFonts w:hint="eastAsia"/>
        </w:rPr>
        <w:t>产生</w:t>
      </w:r>
      <w:r w:rsidR="001E4DF5" w:rsidRPr="001E4DF5">
        <w:rPr>
          <w:rFonts w:hint="eastAsia"/>
        </w:rPr>
        <w:t>的</w:t>
      </w:r>
      <w:r w:rsidR="001E4DF5" w:rsidRPr="001E4DF5">
        <w:rPr>
          <w:rFonts w:hint="eastAsia"/>
        </w:rPr>
        <w:t>1</w:t>
      </w:r>
      <w:r w:rsidR="001E4DF5" w:rsidRPr="001E4DF5">
        <w:rPr>
          <w:rFonts w:hint="eastAsia"/>
        </w:rPr>
        <w:t>或</w:t>
      </w:r>
      <w:r w:rsidR="001E4DF5" w:rsidRPr="001E4DF5">
        <w:rPr>
          <w:rFonts w:hint="eastAsia"/>
        </w:rPr>
        <w:t>-</w:t>
      </w:r>
      <w:r w:rsidR="001E4DF5" w:rsidRPr="001E4DF5">
        <w:t>1</w:t>
      </w:r>
      <w:r w:rsidR="00A26AE9">
        <w:rPr>
          <w:rFonts w:hint="eastAsia"/>
        </w:rPr>
        <w:t>，</w:t>
      </w:r>
      <w:r w:rsidR="00986473">
        <w:rPr>
          <w:rFonts w:hint="eastAsia"/>
        </w:rPr>
        <w:t>用于控制</w:t>
      </w:r>
      <w:r w:rsidR="0054526F">
        <w:rPr>
          <w:rFonts w:hint="eastAsia"/>
        </w:rPr>
        <w:t>新基因向上增长还是向下缩减</w:t>
      </w:r>
    </w:p>
    <w:p w14:paraId="203AE08F" w14:textId="77777777" w:rsidR="00024CD0" w:rsidRDefault="00330F9E" w:rsidP="00024CD0">
      <w:pPr>
        <w:pStyle w:val="a0"/>
        <w:numPr>
          <w:ilvl w:val="0"/>
          <w:numId w:val="4"/>
        </w:numPr>
        <w:ind w:firstLineChars="0"/>
      </w:pPr>
      <m:oMath>
        <m:r>
          <w:rPr>
            <w:rFonts w:ascii="Cambria Math" w:hAnsi="Cambria Math"/>
          </w:rPr>
          <m:t>d</m:t>
        </m:r>
      </m:oMath>
      <w:r w:rsidR="00024CD0">
        <w:rPr>
          <w:rFonts w:hint="eastAsia"/>
        </w:rPr>
        <w:t>是一个设置好的</w:t>
      </w:r>
      <w:r w:rsidR="00A26AE9">
        <w:rPr>
          <w:rFonts w:hint="eastAsia"/>
        </w:rPr>
        <w:t>实数</w:t>
      </w:r>
      <w:r w:rsidR="00024CD0">
        <w:rPr>
          <w:rFonts w:hint="eastAsia"/>
        </w:rPr>
        <w:t>步长</w:t>
      </w:r>
      <w:r w:rsidR="00A26AE9">
        <w:rPr>
          <w:rFonts w:hint="eastAsia"/>
        </w:rPr>
        <w:t>，是遗传算法的参数</w:t>
      </w:r>
    </w:p>
    <w:p w14:paraId="0DC5A28C" w14:textId="77777777" w:rsidR="00024CD0" w:rsidRDefault="001E4DF5" w:rsidP="00024CD0">
      <w:pPr>
        <w:pStyle w:val="a0"/>
        <w:numPr>
          <w:ilvl w:val="0"/>
          <w:numId w:val="4"/>
        </w:numPr>
        <w:ind w:firstLineChars="0"/>
      </w:pPr>
      <w:r w:rsidRPr="001E4DF5">
        <w:rPr>
          <w:rFonts w:hint="eastAsia"/>
        </w:rPr>
        <w:t>t</w:t>
      </w:r>
      <w:r w:rsidRPr="001E4DF5">
        <w:rPr>
          <w:rFonts w:hint="eastAsia"/>
        </w:rPr>
        <w:t>为当前</w:t>
      </w:r>
      <w:r w:rsidR="00024CD0">
        <w:rPr>
          <w:rFonts w:hint="eastAsia"/>
        </w:rPr>
        <w:t>种群</w:t>
      </w:r>
      <w:r w:rsidRPr="001E4DF5">
        <w:rPr>
          <w:rFonts w:hint="eastAsia"/>
        </w:rPr>
        <w:t>的代次</w:t>
      </w:r>
    </w:p>
    <w:p w14:paraId="71F98B1B" w14:textId="77777777" w:rsidR="00024CD0" w:rsidRDefault="001E4DF5" w:rsidP="00024CD0">
      <w:pPr>
        <w:pStyle w:val="a0"/>
        <w:numPr>
          <w:ilvl w:val="0"/>
          <w:numId w:val="4"/>
        </w:numPr>
        <w:ind w:firstLineChars="0"/>
      </w:pPr>
      <w:r w:rsidRPr="001E4DF5">
        <w:rPr>
          <w:rFonts w:hint="eastAsia"/>
        </w:rPr>
        <w:t>T</w:t>
      </w:r>
      <w:r w:rsidRPr="001E4DF5">
        <w:rPr>
          <w:rFonts w:hint="eastAsia"/>
        </w:rPr>
        <w:t>为</w:t>
      </w:r>
      <w:r w:rsidR="00A26AE9">
        <w:rPr>
          <w:rFonts w:hint="eastAsia"/>
        </w:rPr>
        <w:t>算法的</w:t>
      </w:r>
      <w:r w:rsidRPr="001E4DF5">
        <w:rPr>
          <w:rFonts w:hint="eastAsia"/>
        </w:rPr>
        <w:t>总迭代数</w:t>
      </w:r>
    </w:p>
    <w:p w14:paraId="0D5A7822" w14:textId="77777777" w:rsidR="00024CD0" w:rsidRDefault="00A26AE9" w:rsidP="00024CD0">
      <w:pPr>
        <w:pStyle w:val="a0"/>
        <w:numPr>
          <w:ilvl w:val="0"/>
          <w:numId w:val="4"/>
        </w:numPr>
        <w:ind w:firstLineChars="0"/>
      </w:pPr>
      <w:r>
        <w:rPr>
          <w:rFonts w:hint="eastAsia"/>
        </w:rPr>
        <w:t>b</w:t>
      </w:r>
      <w:r>
        <w:rPr>
          <w:rFonts w:hint="eastAsia"/>
        </w:rPr>
        <w:t>是一个常量，</w:t>
      </w:r>
      <w:r w:rsidR="00024CD0">
        <w:rPr>
          <w:rFonts w:hint="eastAsia"/>
        </w:rPr>
        <w:t>用来</w:t>
      </w:r>
      <w:r w:rsidR="001E4DF5" w:rsidRPr="001E4DF5">
        <w:rPr>
          <w:rFonts w:hint="eastAsia"/>
        </w:rPr>
        <w:t>控制</w:t>
      </w:r>
      <w:r w:rsidR="00024CD0">
        <w:rPr>
          <w:rFonts w:hint="eastAsia"/>
        </w:rPr>
        <w:t>算法的</w:t>
      </w:r>
      <w:r w:rsidR="001E4DF5" w:rsidRPr="001E4DF5">
        <w:rPr>
          <w:rFonts w:hint="eastAsia"/>
        </w:rPr>
        <w:t>学习速度</w:t>
      </w:r>
      <w:r>
        <w:rPr>
          <w:rFonts w:hint="eastAsia"/>
        </w:rPr>
        <w:t>，是遗传算法的参数</w:t>
      </w:r>
    </w:p>
    <w:p w14:paraId="62BF646D" w14:textId="77777777" w:rsidR="00C57936" w:rsidRDefault="001E4DF5" w:rsidP="00C57936">
      <w:pPr>
        <w:pStyle w:val="a0"/>
        <w:numPr>
          <w:ilvl w:val="0"/>
          <w:numId w:val="4"/>
        </w:numPr>
        <w:ind w:firstLineChars="0"/>
      </w:pPr>
      <w:r w:rsidRPr="001E4DF5">
        <w:rPr>
          <w:rFonts w:hint="eastAsia"/>
        </w:rPr>
        <w:t>r</w:t>
      </w:r>
      <w:r w:rsidRPr="001E4DF5">
        <w:rPr>
          <w:rFonts w:hint="eastAsia"/>
        </w:rPr>
        <w:t>为</w:t>
      </w:r>
      <m:oMath>
        <m:r>
          <m:rPr>
            <m:sty m:val="p"/>
          </m:rPr>
          <w:rPr>
            <w:rFonts w:ascii="Cambria Math" w:hAnsi="Cambria Math"/>
          </w:rPr>
          <m:t>[0, 1)</m:t>
        </m:r>
      </m:oMath>
      <w:r w:rsidRPr="001E4DF5">
        <w:rPr>
          <w:rFonts w:hint="eastAsia"/>
        </w:rPr>
        <w:t>的随机数。</w:t>
      </w:r>
    </w:p>
    <w:p w14:paraId="637C8CA7" w14:textId="77777777" w:rsidR="003C0BD9" w:rsidRDefault="00C57936" w:rsidP="003C0BD9">
      <w:pPr>
        <w:pStyle w:val="a0"/>
        <w:ind w:firstLine="480"/>
      </w:pPr>
      <w:r>
        <w:rPr>
          <w:rFonts w:hint="eastAsia"/>
        </w:rPr>
        <w:t>公式中的</w:t>
      </w:r>
      <m:oMath>
        <m:r>
          <w:rPr>
            <w:rFonts w:ascii="Cambria Math" w:hAnsi="Cambria Math"/>
          </w:rPr>
          <m:t>(1-</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e>
              <m:sup>
                <m:r>
                  <w:rPr>
                    <w:rFonts w:ascii="Cambria Math" w:hAnsi="Cambria Math"/>
                  </w:rPr>
                  <m:t>b</m:t>
                </m:r>
              </m:sup>
            </m:sSup>
          </m:sup>
        </m:sSup>
        <m:r>
          <w:rPr>
            <w:rFonts w:ascii="Cambria Math" w:hAnsi="Cambria Math"/>
          </w:rPr>
          <m:t>)</m:t>
        </m:r>
      </m:oMath>
      <w:r>
        <w:rPr>
          <w:rFonts w:hint="eastAsia"/>
        </w:rPr>
        <w:t>因子根据参数</w:t>
      </w:r>
      <w:r>
        <w:rPr>
          <w:rFonts w:hint="eastAsia"/>
        </w:rPr>
        <w:t>b</w:t>
      </w:r>
      <w:r>
        <w:rPr>
          <w:rFonts w:hint="eastAsia"/>
        </w:rPr>
        <w:t>和迭代的进度，控制了每个基因变异的速度，算法开始时变异速度很快，随着迭代次数增加，变异速度会逐渐减小。</w:t>
      </w:r>
    </w:p>
    <w:p w14:paraId="3C2CC174" w14:textId="77777777" w:rsidR="003C0BD9" w:rsidRDefault="003C0BD9" w:rsidP="003C0BD9">
      <w:pPr>
        <w:pStyle w:val="3"/>
        <w:spacing w:before="156" w:after="156"/>
        <w:ind w:firstLine="360"/>
      </w:pPr>
      <w:bookmarkStart w:id="566" w:name="_Toc484097108"/>
      <w:r>
        <w:rPr>
          <w:rFonts w:hint="eastAsia"/>
        </w:rPr>
        <w:t>适应度计算</w:t>
      </w:r>
      <w:bookmarkEnd w:id="566"/>
    </w:p>
    <w:p w14:paraId="1C06505E" w14:textId="77777777" w:rsidR="003C0BD9" w:rsidRPr="003C0BD9" w:rsidRDefault="003C0BD9" w:rsidP="000000F4">
      <w:pPr>
        <w:pStyle w:val="a0"/>
        <w:ind w:firstLineChars="149" w:firstLine="358"/>
      </w:pPr>
      <w:r>
        <w:rPr>
          <w:rFonts w:hint="eastAsia"/>
        </w:rPr>
        <w:t>对于每个新产生的个体，我们都要计算它基因的适应度。根据上文提到的问题抽象</w:t>
      </w:r>
      <w:r>
        <w:rPr>
          <w:rFonts w:hint="eastAsia"/>
        </w:rPr>
        <w:lastRenderedPageBreak/>
        <w:t>和问题建模，每个个体的基因都是不同的参数向量</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θ</m:t>
            </m:r>
          </m:e>
          <m:sub>
            <m:r>
              <w:rPr>
                <w:rFonts w:ascii="Cambria Math" w:hAnsi="Cambria Math"/>
              </w:rPr>
              <m:t>n</m:t>
            </m:r>
          </m:sub>
        </m:sSub>
        <m:r>
          <m:rPr>
            <m:sty m:val="p"/>
          </m:rPr>
          <w:rPr>
            <w:rFonts w:ascii="Cambria Math" w:hAnsi="Cambria Math"/>
          </w:rPr>
          <m:t>)</m:t>
        </m:r>
      </m:oMath>
      <w:r>
        <w:rPr>
          <w:rFonts w:hint="eastAsia"/>
        </w:rPr>
        <w:t>，而该基因的适应度就是似然度</w:t>
      </w:r>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e>
        </m:nary>
      </m:oMath>
      <w:r w:rsidR="000000F4">
        <w:rPr>
          <w:rFonts w:hint="eastAsia"/>
        </w:rPr>
        <w:t>。其中的</w:t>
      </w:r>
      <w:r w:rsidR="000000F4">
        <w:rPr>
          <w:rFonts w:hint="eastAsia"/>
        </w:rPr>
        <w:t>y</w:t>
      </w:r>
      <w:r w:rsidR="000000F4">
        <w:rPr>
          <w:rFonts w:hint="eastAsia"/>
        </w:rPr>
        <w:t>和</w:t>
      </w:r>
      <w:r w:rsidR="000000F4">
        <w:rPr>
          <w:rFonts w:hint="eastAsia"/>
        </w:rPr>
        <w:t>X</w:t>
      </w:r>
      <w:r w:rsidR="000000F4">
        <w:rPr>
          <w:rFonts w:hint="eastAsia"/>
        </w:rPr>
        <w:t>就是我们的样本，也就是训练数据。</w:t>
      </w:r>
    </w:p>
    <w:p w14:paraId="3945D5BB" w14:textId="77777777" w:rsidR="00BE57B0" w:rsidRDefault="00BE57B0" w:rsidP="00BE57B0">
      <w:pPr>
        <w:pStyle w:val="3"/>
        <w:spacing w:before="156" w:after="156"/>
        <w:ind w:firstLine="360"/>
      </w:pPr>
      <w:bookmarkStart w:id="567" w:name="_Toc484097109"/>
      <w:r>
        <w:rPr>
          <w:rFonts w:hint="eastAsia"/>
        </w:rPr>
        <w:t>其他优化</w:t>
      </w:r>
      <w:bookmarkEnd w:id="567"/>
    </w:p>
    <w:p w14:paraId="47252786" w14:textId="77777777" w:rsidR="007C7AA1" w:rsidRDefault="000A11B9" w:rsidP="00EA6724">
      <w:pPr>
        <w:pStyle w:val="a0"/>
        <w:ind w:firstLine="480"/>
      </w:pPr>
      <w:r>
        <w:rPr>
          <w:rFonts w:hint="eastAsia"/>
        </w:rPr>
        <w:t>在自然界中，生物繁衍到下一代后，老一代并不会全部死亡，会有一些精英个体由于适应度很高、生命力强盛等原因保留了下来。为了进一步优化算法，我加入了精英保留这个启发式的策略</w:t>
      </w:r>
      <w:r w:rsidR="0049081B">
        <w:rPr>
          <w:rFonts w:hint="eastAsia"/>
        </w:rPr>
        <w:t>来模拟自然界的这个现象。</w:t>
      </w:r>
      <w:r w:rsidR="007C7AA1">
        <w:rPr>
          <w:rFonts w:hint="eastAsia"/>
        </w:rPr>
        <w:t>策略是将上一代作为精英的适应度最高的个体不经交叉、不经变异，直接保留到新一代。</w:t>
      </w:r>
      <w:r w:rsidR="000F7F82">
        <w:rPr>
          <w:rFonts w:hint="eastAsia"/>
        </w:rPr>
        <w:t>这样就避免了由简单的杂交破坏掉较好的基因组合，达到优秀基因组合逐渐累积起来的目的，同时也可以加快最优解的收敛速度。</w:t>
      </w:r>
    </w:p>
    <w:p w14:paraId="776A092E" w14:textId="77777777" w:rsidR="00EA6724" w:rsidRPr="00BE57B0" w:rsidRDefault="0049081B" w:rsidP="00EA6724">
      <w:pPr>
        <w:pStyle w:val="a0"/>
        <w:ind w:firstLine="480"/>
      </w:pPr>
      <w:r>
        <w:rPr>
          <w:rFonts w:hint="eastAsia"/>
        </w:rPr>
        <w:t>具体算法是每次产生新一代时</w:t>
      </w:r>
      <w:r w:rsidR="007C7AA1">
        <w:rPr>
          <w:rFonts w:hint="eastAsia"/>
        </w:rPr>
        <w:t>，在交叉过程之前</w:t>
      </w:r>
      <w:r>
        <w:rPr>
          <w:rFonts w:hint="eastAsia"/>
        </w:rPr>
        <w:t>，</w:t>
      </w:r>
      <w:r w:rsidR="007C7AA1">
        <w:rPr>
          <w:rFonts w:hint="eastAsia"/>
        </w:rPr>
        <w:t>遍历选择上一代适应度最大的个体，复制进下一代的种群，同时将需要交叉产生的个体数目减一，</w:t>
      </w:r>
      <w:r w:rsidR="000F7F82">
        <w:rPr>
          <w:rFonts w:hint="eastAsia"/>
        </w:rPr>
        <w:t>变异操作时也跳过这个个体</w:t>
      </w:r>
      <w:r w:rsidR="00EA6724">
        <w:rPr>
          <w:rFonts w:hint="eastAsia"/>
        </w:rPr>
        <w:t>。</w:t>
      </w:r>
    </w:p>
    <w:p w14:paraId="39EF312F" w14:textId="77777777" w:rsidR="00180A95" w:rsidRDefault="00180A95" w:rsidP="00180A95">
      <w:pPr>
        <w:pStyle w:val="2"/>
        <w:spacing w:before="156" w:after="156"/>
      </w:pPr>
      <w:bookmarkStart w:id="568" w:name="_Toc484097110"/>
      <w:r>
        <w:rPr>
          <w:rFonts w:hint="eastAsia"/>
        </w:rPr>
        <w:t>遗传算法的并行化</w:t>
      </w:r>
      <w:bookmarkEnd w:id="568"/>
    </w:p>
    <w:p w14:paraId="283E9B23" w14:textId="77777777" w:rsidR="00180A95" w:rsidRDefault="003C0BD9" w:rsidP="00180A95">
      <w:pPr>
        <w:pStyle w:val="a0"/>
        <w:ind w:firstLine="480"/>
        <w:rPr>
          <w:rFonts w:eastAsiaTheme="minorEastAsia"/>
        </w:rPr>
      </w:pPr>
      <w:r>
        <w:rPr>
          <w:rFonts w:hint="eastAsia"/>
        </w:rPr>
        <w:t>我们希望通过使用</w:t>
      </w:r>
      <w:r>
        <w:rPr>
          <w:rFonts w:hint="eastAsia"/>
        </w:rPr>
        <w:t>GPU</w:t>
      </w:r>
      <w:r>
        <w:rPr>
          <w:rFonts w:hint="eastAsia"/>
        </w:rPr>
        <w:t>大规模并行计算来提高遗传算法的运行效率。由于</w:t>
      </w:r>
      <w:r>
        <w:rPr>
          <w:rFonts w:hint="eastAsia"/>
        </w:rPr>
        <w:t>GPU</w:t>
      </w:r>
      <w:r>
        <w:rPr>
          <w:rFonts w:hint="eastAsia"/>
        </w:rPr>
        <w:t>的核心数量比</w:t>
      </w:r>
      <w:r>
        <w:rPr>
          <w:rFonts w:hint="eastAsia"/>
        </w:rPr>
        <w:t>CPU</w:t>
      </w:r>
      <w:r>
        <w:rPr>
          <w:rFonts w:hint="eastAsia"/>
        </w:rPr>
        <w:t>多得多，并行度就会高很多。我们的遗传算法中对每一个新产生的个体都要计算其适应度，</w:t>
      </w:r>
      <w:r w:rsidR="00664386">
        <w:rPr>
          <w:rFonts w:hint="eastAsia"/>
        </w:rPr>
        <w:t>在计算适应度时为了计算</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 xml:space="preserve"> (1≤j≤m)</m:t>
        </m:r>
      </m:oMath>
      <w:r w:rsidR="00664386">
        <w:rPr>
          <w:rFonts w:eastAsiaTheme="minorEastAsia" w:hint="eastAsia"/>
        </w:rPr>
        <w:t>，由于</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sup>
            </m:sSup>
          </m:den>
        </m:f>
      </m:oMath>
      <w:r w:rsidR="00664386">
        <w:rPr>
          <w:rFonts w:hint="eastAsia"/>
        </w:rPr>
        <w:t>，</w:t>
      </w:r>
      <w:r w:rsidR="00664386">
        <w:rPr>
          <w:rFonts w:eastAsiaTheme="minorEastAsia" w:hint="eastAsia"/>
        </w:rPr>
        <w:t>我们要计算</w:t>
      </w:r>
      <w:r w:rsidR="00664386">
        <w:rPr>
          <w:rFonts w:eastAsiaTheme="minorEastAsia" w:hint="eastAsia"/>
        </w:rPr>
        <w:t>m</w:t>
      </w:r>
      <w:r w:rsidR="00664386">
        <w:rPr>
          <w:rFonts w:eastAsiaTheme="minorEastAsia" w:hint="eastAsia"/>
        </w:rPr>
        <w:t>个</w:t>
      </w:r>
      <m:oMath>
        <m:sSup>
          <m:sSupPr>
            <m:ctrlPr>
              <w:rPr>
                <w:rFonts w:ascii="Cambria Math" w:hAnsi="Cambria Math"/>
              </w:rPr>
            </m:ctrlPr>
          </m:sSupPr>
          <m:e>
            <m:r>
              <m:rPr>
                <m:sty m:val="p"/>
              </m:rP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oMath>
      <w:r w:rsidR="00664386">
        <w:rPr>
          <w:rFonts w:eastAsiaTheme="minorEastAsia" w:hint="eastAsia"/>
        </w:rPr>
        <w:t>，而这刚好是</w:t>
      </w:r>
      <m:oMath>
        <m:r>
          <w:rPr>
            <w:rFonts w:ascii="Cambria Math" w:hAnsi="Cambria Math"/>
          </w:rPr>
          <m:t>X</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oMath>
      <w:r w:rsidR="00664386">
        <w:rPr>
          <w:rFonts w:eastAsiaTheme="minorEastAsia" w:hint="eastAsia"/>
        </w:rPr>
        <w:t>的</w:t>
      </w:r>
      <w:r w:rsidR="00664386">
        <w:rPr>
          <w:rFonts w:eastAsiaTheme="minorEastAsia" w:hint="eastAsia"/>
        </w:rPr>
        <w:t>m</w:t>
      </w:r>
      <w:r w:rsidR="00664386">
        <w:rPr>
          <w:rFonts w:eastAsiaTheme="minorEastAsia" w:hint="eastAsia"/>
        </w:rPr>
        <w:t>个分量。</w:t>
      </w:r>
      <w:r w:rsidR="00CB56C6">
        <w:rPr>
          <w:rFonts w:eastAsiaTheme="minorEastAsia" w:hint="eastAsia"/>
        </w:rPr>
        <w:t>那么这个频繁进行的矩阵乘法就成为了我们优化的重点。</w:t>
      </w:r>
    </w:p>
    <w:p w14:paraId="04D25700" w14:textId="77777777" w:rsidR="00B26824" w:rsidRDefault="000259A3" w:rsidP="00180A95">
      <w:pPr>
        <w:pStyle w:val="a0"/>
        <w:ind w:firstLine="480"/>
      </w:pPr>
      <w:r>
        <w:rPr>
          <w:rFonts w:hint="eastAsia"/>
        </w:rPr>
        <w:t>在矩阵乘法中，因为乘积的每个分量</w:t>
      </w:r>
      <w:r w:rsidR="00B26824">
        <w:rPr>
          <w:rFonts w:hint="eastAsia"/>
        </w:rPr>
        <w:t>的计算都是独立的，</w:t>
      </w:r>
      <w:r>
        <w:rPr>
          <w:rFonts w:hint="eastAsia"/>
        </w:rPr>
        <w:t>之间互不相干</w:t>
      </w:r>
      <w:r w:rsidR="00B26824">
        <w:rPr>
          <w:rFonts w:hint="eastAsia"/>
        </w:rPr>
        <w:t>，如果把乘积的每个分量放在一个单独的核上做计算，各个核没有互斥资源的竞争，不需要锁，而且运算所需要的资源都是一致的，只需要从内存拷贝一个副本到显存上，所以矩阵乘法天生具有容易并行的性质。</w:t>
      </w:r>
    </w:p>
    <w:p w14:paraId="146040D7" w14:textId="77777777" w:rsidR="000259A3" w:rsidRDefault="000259A3" w:rsidP="00180A95">
      <w:pPr>
        <w:pStyle w:val="a0"/>
        <w:ind w:firstLine="480"/>
      </w:pPr>
      <m:oMath>
        <m:r>
          <w:rPr>
            <w:rFonts w:ascii="Cambria Math" w:hAnsi="Cambria Math"/>
          </w:rPr>
          <m:t>X</m:t>
        </m:r>
      </m:oMath>
      <w:r>
        <w:rPr>
          <w:rFonts w:hint="eastAsia"/>
        </w:rPr>
        <w:t>是一个</w:t>
      </w:r>
      <m:oMath>
        <m:r>
          <m:rPr>
            <m:sty m:val="p"/>
          </m:rPr>
          <w:rPr>
            <w:rFonts w:ascii="Cambria Math" w:hAnsi="Cambria Math"/>
          </w:rPr>
          <m:t>m*n</m:t>
        </m:r>
      </m:oMath>
      <w:r>
        <w:rPr>
          <w:rFonts w:hint="eastAsia"/>
        </w:rPr>
        <w:t>的矩阵，</w:t>
      </w:r>
      <m:oMath>
        <m:sSup>
          <m:sSupPr>
            <m:ctrlPr>
              <w:rPr>
                <w:rFonts w:ascii="Cambria Math" w:hAnsi="Cambria Math"/>
              </w:rPr>
            </m:ctrlPr>
          </m:sSupPr>
          <m:e>
            <m:r>
              <m:rPr>
                <m:sty m:val="p"/>
              </m:rPr>
              <w:rPr>
                <w:rFonts w:ascii="Cambria Math" w:hAnsi="Cambria Math"/>
              </w:rPr>
              <m:t>θ</m:t>
            </m:r>
          </m:e>
          <m:sup>
            <m:r>
              <w:rPr>
                <w:rFonts w:ascii="Cambria Math" w:hAnsi="Cambria Math"/>
              </w:rPr>
              <m:t>T</m:t>
            </m:r>
          </m:sup>
        </m:sSup>
      </m:oMath>
      <w:r>
        <w:rPr>
          <w:rFonts w:hint="eastAsia"/>
        </w:rPr>
        <w:t>是一个</w:t>
      </w:r>
      <m:oMath>
        <m:r>
          <m:rPr>
            <m:sty m:val="p"/>
          </m:rPr>
          <w:rPr>
            <w:rFonts w:ascii="Cambria Math" w:hAnsi="Cambria Math"/>
          </w:rPr>
          <m:t>n*1</m:t>
        </m:r>
      </m:oMath>
      <w:r>
        <w:rPr>
          <w:rFonts w:hint="eastAsia"/>
        </w:rPr>
        <w:t>的矩阵，乘积是一个</w:t>
      </w:r>
      <m:oMath>
        <m:r>
          <m:rPr>
            <m:sty m:val="p"/>
          </m:rPr>
          <w:rPr>
            <w:rFonts w:ascii="Cambria Math" w:hAnsi="Cambria Math"/>
          </w:rPr>
          <m:t>m*1</m:t>
        </m:r>
      </m:oMath>
      <w:r>
        <w:rPr>
          <w:rFonts w:hint="eastAsia"/>
        </w:rPr>
        <w:t>的矩阵。</w:t>
      </w:r>
      <w:r w:rsidR="00B26824">
        <w:rPr>
          <w:rFonts w:hint="eastAsia"/>
        </w:rPr>
        <w:t>所以这样一个矩阵相乘的并行度就是</w:t>
      </w:r>
      <w:r w:rsidR="00B26824">
        <w:rPr>
          <w:rFonts w:hint="eastAsia"/>
        </w:rPr>
        <w:t>m</w:t>
      </w:r>
      <w:r w:rsidR="00B26824">
        <w:rPr>
          <w:rFonts w:hint="eastAsia"/>
        </w:rPr>
        <w:t>。现在家用</w:t>
      </w:r>
      <w:r w:rsidR="00B26824">
        <w:rPr>
          <w:rFonts w:hint="eastAsia"/>
        </w:rPr>
        <w:t>CPU</w:t>
      </w:r>
      <w:r w:rsidR="00B26824">
        <w:rPr>
          <w:rFonts w:hint="eastAsia"/>
        </w:rPr>
        <w:t>内核数量一般都小于</w:t>
      </w:r>
      <w:r w:rsidR="00B26824">
        <w:rPr>
          <w:rFonts w:hint="eastAsia"/>
        </w:rPr>
        <w:t>8</w:t>
      </w:r>
      <w:r w:rsidR="00B26824">
        <w:rPr>
          <w:rFonts w:hint="eastAsia"/>
        </w:rPr>
        <w:t>个，而</w:t>
      </w:r>
      <w:r w:rsidR="00B26824">
        <w:rPr>
          <w:rFonts w:hint="eastAsia"/>
        </w:rPr>
        <w:t>GPU</w:t>
      </w:r>
      <w:r w:rsidR="00B26824">
        <w:rPr>
          <w:rFonts w:hint="eastAsia"/>
        </w:rPr>
        <w:t>的内核数量普遍破千，如</w:t>
      </w:r>
      <w:r w:rsidR="00B26824">
        <w:rPr>
          <w:rFonts w:hint="eastAsia"/>
        </w:rPr>
        <w:t>Nvidia</w:t>
      </w:r>
      <w:r w:rsidR="00B26824">
        <w:t xml:space="preserve"> </w:t>
      </w:r>
      <w:r w:rsidR="00B26824">
        <w:rPr>
          <w:rFonts w:hint="eastAsia"/>
        </w:rPr>
        <w:t>GTX</w:t>
      </w:r>
      <w:r w:rsidR="00B26824">
        <w:t>1080</w:t>
      </w:r>
      <w:r w:rsidR="00B26824">
        <w:rPr>
          <w:rFonts w:hint="eastAsia"/>
        </w:rPr>
        <w:t>Ti</w:t>
      </w:r>
      <w:r w:rsidR="00B26824">
        <w:rPr>
          <w:rFonts w:hint="eastAsia"/>
        </w:rPr>
        <w:t>的内核数就有</w:t>
      </w:r>
      <w:r w:rsidR="00B26824" w:rsidRPr="00B26824">
        <w:t>3584</w:t>
      </w:r>
      <w:r w:rsidR="00B26824">
        <w:rPr>
          <w:rFonts w:hint="eastAsia"/>
        </w:rPr>
        <w:t>个之多。如果</w:t>
      </w:r>
      <w:r w:rsidR="00B26824">
        <w:rPr>
          <w:rFonts w:hint="eastAsia"/>
        </w:rPr>
        <w:t>m</w:t>
      </w:r>
      <w:r w:rsidR="00B26824">
        <w:rPr>
          <w:rFonts w:hint="eastAsia"/>
        </w:rPr>
        <w:t>远大于</w:t>
      </w:r>
      <w:r w:rsidR="00B26824">
        <w:rPr>
          <w:rFonts w:hint="eastAsia"/>
        </w:rPr>
        <w:t>8</w:t>
      </w:r>
      <w:r w:rsidR="00B26824">
        <w:rPr>
          <w:rFonts w:hint="eastAsia"/>
        </w:rPr>
        <w:t>，那么使用</w:t>
      </w:r>
      <w:r w:rsidR="00B26824">
        <w:rPr>
          <w:rFonts w:hint="eastAsia"/>
        </w:rPr>
        <w:t>GPU</w:t>
      </w:r>
      <w:r w:rsidR="00B26824">
        <w:rPr>
          <w:rFonts w:hint="eastAsia"/>
        </w:rPr>
        <w:t>并行加速的优势就会很大。</w:t>
      </w:r>
    </w:p>
    <w:p w14:paraId="4BA44787" w14:textId="77777777" w:rsidR="00B26824" w:rsidRDefault="001C2865" w:rsidP="00180A95">
      <w:pPr>
        <w:pStyle w:val="a0"/>
        <w:ind w:firstLine="480"/>
      </w:pPr>
      <w:r>
        <w:rPr>
          <w:rFonts w:hint="eastAsia"/>
        </w:rPr>
        <w:lastRenderedPageBreak/>
        <w:t>并行化</w:t>
      </w:r>
      <m:oMath>
        <m:r>
          <w:rPr>
            <w:rFonts w:ascii="Cambria Math" w:hAnsi="Cambria Math"/>
          </w:rPr>
          <m:t>X</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oMath>
      <w:r w:rsidR="00CD7B9E">
        <w:rPr>
          <w:rFonts w:hint="eastAsia"/>
        </w:rPr>
        <w:t>的计算</w:t>
      </w:r>
      <w:r>
        <w:rPr>
          <w:rFonts w:hint="eastAsia"/>
        </w:rPr>
        <w:t>算法如下：</w:t>
      </w:r>
    </w:p>
    <w:p w14:paraId="7858F48F" w14:textId="77777777" w:rsidR="00095753" w:rsidRDefault="00095753" w:rsidP="00095753">
      <w:pPr>
        <w:pStyle w:val="a0"/>
        <w:numPr>
          <w:ilvl w:val="0"/>
          <w:numId w:val="6"/>
        </w:numPr>
        <w:ind w:firstLineChars="0"/>
      </w:pPr>
      <w:r>
        <w:rPr>
          <w:rFonts w:hint="eastAsia"/>
        </w:rPr>
        <w:t>算法初始化</w:t>
      </w:r>
    </w:p>
    <w:p w14:paraId="07AB0F15" w14:textId="77777777" w:rsidR="002A083D" w:rsidRDefault="002A083D" w:rsidP="00095753">
      <w:pPr>
        <w:pStyle w:val="a0"/>
        <w:numPr>
          <w:ilvl w:val="1"/>
          <w:numId w:val="6"/>
        </w:numPr>
        <w:ind w:firstLineChars="0"/>
      </w:pPr>
      <w:r>
        <w:rPr>
          <w:rFonts w:hint="eastAsia"/>
        </w:rPr>
        <w:t>在显存中分配三块空间，一块用来存储</w:t>
      </w:r>
      <w:r>
        <w:rPr>
          <w:rFonts w:hint="eastAsia"/>
        </w:rPr>
        <w:t>X</w:t>
      </w:r>
      <w:r>
        <w:rPr>
          <w:rFonts w:hint="eastAsia"/>
        </w:rPr>
        <w:t>，一块用来存储</w:t>
      </w:r>
      <m:oMath>
        <m:r>
          <m:rPr>
            <m:sty m:val="p"/>
          </m:rPr>
          <w:rPr>
            <w:rFonts w:ascii="Cambria Math" w:hAnsi="Cambria Math"/>
          </w:rPr>
          <m:t>θ</m:t>
        </m:r>
      </m:oMath>
      <w:r>
        <w:rPr>
          <w:rFonts w:hint="eastAsia"/>
        </w:rPr>
        <w:t>，一块用来存储乘积，并记录下三块空间的地址</w:t>
      </w:r>
    </w:p>
    <w:p w14:paraId="486E594B" w14:textId="77777777" w:rsidR="002A083D" w:rsidRDefault="002A083D" w:rsidP="00095753">
      <w:pPr>
        <w:pStyle w:val="a0"/>
        <w:numPr>
          <w:ilvl w:val="1"/>
          <w:numId w:val="6"/>
        </w:numPr>
        <w:ind w:firstLineChars="0"/>
      </w:pPr>
      <w:r>
        <w:rPr>
          <w:rFonts w:hint="eastAsia"/>
        </w:rPr>
        <w:t>将矩阵</w:t>
      </w:r>
      <w:r>
        <w:rPr>
          <w:rFonts w:hint="eastAsia"/>
        </w:rPr>
        <w:t>X</w:t>
      </w:r>
      <w:r>
        <w:rPr>
          <w:rFonts w:hint="eastAsia"/>
        </w:rPr>
        <w:t>从内存拷贝到显存中</w:t>
      </w:r>
    </w:p>
    <w:p w14:paraId="4C6462B8" w14:textId="77777777" w:rsidR="002A083D" w:rsidRDefault="00095753" w:rsidP="00095753">
      <w:pPr>
        <w:pStyle w:val="a0"/>
        <w:numPr>
          <w:ilvl w:val="0"/>
          <w:numId w:val="6"/>
        </w:numPr>
        <w:ind w:firstLineChars="0"/>
      </w:pPr>
      <w:r>
        <w:rPr>
          <w:rFonts w:hint="eastAsia"/>
        </w:rPr>
        <w:t>每次计算</w:t>
      </w:r>
      <m:oMath>
        <m:r>
          <w:rPr>
            <w:rFonts w:ascii="Cambria Math" w:hAnsi="Cambria Math"/>
          </w:rPr>
          <m:t>X</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oMath>
    </w:p>
    <w:p w14:paraId="422C09D4" w14:textId="77777777" w:rsidR="00F954AC" w:rsidRDefault="00F954AC" w:rsidP="00F954AC">
      <w:pPr>
        <w:pStyle w:val="a0"/>
        <w:numPr>
          <w:ilvl w:val="1"/>
          <w:numId w:val="6"/>
        </w:numPr>
        <w:ind w:firstLineChars="0"/>
      </w:pPr>
      <w:r>
        <w:rPr>
          <w:rFonts w:hint="eastAsia"/>
        </w:rPr>
        <w:t>将向量</w:t>
      </w:r>
      <m:oMath>
        <m:r>
          <m:rPr>
            <m:sty m:val="p"/>
          </m:rPr>
          <w:rPr>
            <w:rFonts w:ascii="Cambria Math" w:hAnsi="Cambria Math"/>
          </w:rPr>
          <m:t>θ</m:t>
        </m:r>
      </m:oMath>
      <w:r>
        <w:rPr>
          <w:rFonts w:hint="eastAsia"/>
        </w:rPr>
        <w:t>从内存拷贝到显存中</w:t>
      </w:r>
    </w:p>
    <w:p w14:paraId="2E81F3D1" w14:textId="77777777" w:rsidR="00504A85" w:rsidRDefault="00504A85" w:rsidP="00F954AC">
      <w:pPr>
        <w:pStyle w:val="a0"/>
        <w:numPr>
          <w:ilvl w:val="1"/>
          <w:numId w:val="6"/>
        </w:numPr>
        <w:ind w:firstLineChars="0"/>
      </w:pPr>
      <w:r>
        <w:rPr>
          <w:rFonts w:hint="eastAsia"/>
        </w:rPr>
        <w:t>根据</w:t>
      </w:r>
      <w:r>
        <w:rPr>
          <w:rFonts w:hint="eastAsia"/>
        </w:rPr>
        <w:t>m</w:t>
      </w:r>
      <w:r>
        <w:rPr>
          <w:rFonts w:hint="eastAsia"/>
        </w:rPr>
        <w:t>的大小设置线程块数量和线程数量</w:t>
      </w:r>
    </w:p>
    <w:p w14:paraId="4A735EAF" w14:textId="77777777" w:rsidR="00504A85" w:rsidRDefault="00504A85" w:rsidP="00F954AC">
      <w:pPr>
        <w:pStyle w:val="a0"/>
        <w:numPr>
          <w:ilvl w:val="1"/>
          <w:numId w:val="6"/>
        </w:numPr>
        <w:ind w:firstLineChars="0"/>
      </w:pPr>
      <w:r>
        <w:rPr>
          <w:rFonts w:hint="eastAsia"/>
        </w:rPr>
        <w:t>启动所有的计算线程，并行计算乘积的每个分量，结果存储在预先分配好的空间中</w:t>
      </w:r>
    </w:p>
    <w:p w14:paraId="47043D89" w14:textId="77777777" w:rsidR="00504A85" w:rsidRDefault="00504A85" w:rsidP="00F954AC">
      <w:pPr>
        <w:pStyle w:val="a0"/>
        <w:numPr>
          <w:ilvl w:val="1"/>
          <w:numId w:val="6"/>
        </w:numPr>
        <w:ind w:firstLineChars="0"/>
      </w:pPr>
      <w:r>
        <w:rPr>
          <w:rFonts w:hint="eastAsia"/>
        </w:rPr>
        <w:t>将乘积从显存拷贝到内存中</w:t>
      </w:r>
    </w:p>
    <w:p w14:paraId="08B98212" w14:textId="77777777" w:rsidR="002A083D" w:rsidRPr="0016027D" w:rsidRDefault="002A083D" w:rsidP="0016027D">
      <w:pPr>
        <w:pStyle w:val="a0"/>
        <w:ind w:firstLine="480"/>
      </w:pPr>
      <w:r>
        <w:rPr>
          <w:rFonts w:hint="eastAsia"/>
        </w:rPr>
        <w:t>由于每次计算时矩阵</w:t>
      </w:r>
      <w:r>
        <w:rPr>
          <w:rFonts w:hint="eastAsia"/>
        </w:rPr>
        <w:t>X</w:t>
      </w:r>
      <w:r>
        <w:rPr>
          <w:rFonts w:hint="eastAsia"/>
        </w:rPr>
        <w:t>都是不变的，所以每次计算都只需要把</w:t>
      </w:r>
      <m:oMath>
        <m:r>
          <m:rPr>
            <m:sty m:val="p"/>
          </m:rPr>
          <w:rPr>
            <w:rFonts w:ascii="Cambria Math" w:hAnsi="Cambria Math"/>
          </w:rPr>
          <m:t>θ</m:t>
        </m:r>
      </m:oMath>
      <w:r>
        <w:rPr>
          <w:rFonts w:hint="eastAsia"/>
        </w:rPr>
        <w:t>从内存拷贝到显存，</w:t>
      </w:r>
      <w:r>
        <w:rPr>
          <w:rFonts w:hint="eastAsia"/>
        </w:rPr>
        <w:t>X</w:t>
      </w:r>
      <w:r>
        <w:rPr>
          <w:rFonts w:hint="eastAsia"/>
        </w:rPr>
        <w:t>只需要使用最初拷贝的那份就可以，这样可以节省大量的</w:t>
      </w:r>
      <w:r>
        <w:rPr>
          <w:rFonts w:hint="eastAsia"/>
        </w:rPr>
        <w:t>IO</w:t>
      </w:r>
      <w:r>
        <w:rPr>
          <w:rFonts w:hint="eastAsia"/>
        </w:rPr>
        <w:t>时间。</w:t>
      </w:r>
    </w:p>
    <w:p w14:paraId="4FBFA316" w14:textId="77777777" w:rsidR="005E792E" w:rsidRDefault="00180A95" w:rsidP="00F52583">
      <w:pPr>
        <w:pStyle w:val="2"/>
        <w:spacing w:before="156" w:after="156"/>
      </w:pPr>
      <w:bookmarkStart w:id="569" w:name="_Toc484097111"/>
      <w:r>
        <w:rPr>
          <w:rFonts w:hint="eastAsia"/>
        </w:rPr>
        <w:t>人工神经网络</w:t>
      </w:r>
      <w:bookmarkEnd w:id="569"/>
    </w:p>
    <w:p w14:paraId="05E065D4" w14:textId="77777777" w:rsidR="00E155CC" w:rsidRPr="00E155CC" w:rsidRDefault="00E155CC" w:rsidP="00E155CC">
      <w:pPr>
        <w:pStyle w:val="a0"/>
        <w:ind w:firstLine="480"/>
      </w:pPr>
      <w:r>
        <w:rPr>
          <w:rFonts w:hint="eastAsia"/>
        </w:rPr>
        <w:t>本节介绍使用人工神经网络来解决问题的算法设计。包括对问题的建模、神经网络结构的设计、神经元的设计、损失函数的设计、训练方法和其他优化。</w:t>
      </w:r>
    </w:p>
    <w:p w14:paraId="0CAF1989" w14:textId="77777777" w:rsidR="00180A95" w:rsidRDefault="00F52583" w:rsidP="00180A95">
      <w:pPr>
        <w:pStyle w:val="3"/>
        <w:spacing w:before="156" w:after="156"/>
        <w:ind w:firstLine="360"/>
      </w:pPr>
      <w:bookmarkStart w:id="570" w:name="_Toc484097112"/>
      <w:r>
        <w:rPr>
          <w:rFonts w:hint="eastAsia"/>
        </w:rPr>
        <w:t>问题建模</w:t>
      </w:r>
      <w:bookmarkEnd w:id="570"/>
    </w:p>
    <w:p w14:paraId="347353FE" w14:textId="77777777" w:rsidR="00BB4A2F" w:rsidRPr="00BB4A2F" w:rsidRDefault="00BB4A2F" w:rsidP="00BB4A2F">
      <w:pPr>
        <w:pStyle w:val="a0"/>
        <w:ind w:firstLine="480"/>
      </w:pPr>
      <w:r>
        <w:rPr>
          <w:rFonts w:hint="eastAsia"/>
        </w:rPr>
        <w:t>在</w:t>
      </w:r>
      <w:r>
        <w:rPr>
          <w:rFonts w:hint="eastAsia"/>
        </w:rPr>
        <w:t>3.1.3</w:t>
      </w:r>
      <w:r>
        <w:rPr>
          <w:rFonts w:hint="eastAsia"/>
        </w:rPr>
        <w:t>小节中我们讨论了问题的抽象：现实中存在一个函数</w:t>
      </w:r>
      <w:r>
        <w:rPr>
          <w:rFonts w:hint="eastAsia"/>
        </w:rPr>
        <w:t>f</w:t>
      </w:r>
      <w:r>
        <w:rPr>
          <w:rFonts w:hint="eastAsia"/>
        </w:rPr>
        <w:t>，满足</w:t>
      </w:r>
      <m:oMath>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，并且</w:t>
      </w:r>
      <m:oMath>
        <m:sSub>
          <m:sSubPr>
            <m:ctrlPr>
              <w:rPr>
                <w:rFonts w:ascii="Cambria Math" w:hAnsi="Cambria Math"/>
              </w:rPr>
            </m:ctrlPr>
          </m:sSubPr>
          <m:e>
            <m:r>
              <w:rPr>
                <w:rFonts w:ascii="Cambria Math" w:hAnsi="Cambria Math"/>
              </w:rPr>
              <m:t>y</m:t>
            </m:r>
          </m:e>
          <m:sub>
            <m:r>
              <w:rPr>
                <w:rFonts w:ascii="Cambria Math" w:hAnsi="Cambria Math"/>
              </w:rPr>
              <m:t>total</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total</m:t>
            </m:r>
          </m:sub>
        </m:sSub>
        <m:r>
          <m:rPr>
            <m:sty m:val="p"/>
          </m:rPr>
          <w:rPr>
            <w:rFonts w:ascii="Cambria Math" w:hAnsi="Cambria Math"/>
          </w:rPr>
          <m:t>)</m:t>
        </m:r>
      </m:oMath>
      <w:r>
        <w:rPr>
          <w:rFonts w:hint="eastAsia"/>
        </w:rPr>
        <w:t>。我们的目标是</w:t>
      </w:r>
      <w:r w:rsidR="00EF075E">
        <w:rPr>
          <w:rFonts w:hint="eastAsia"/>
        </w:rPr>
        <w:t>从假设空间</w:t>
      </w:r>
      <w:r w:rsidR="00EF075E">
        <w:rPr>
          <w:rFonts w:hint="eastAsia"/>
        </w:rPr>
        <w:t>H</w:t>
      </w:r>
      <w:r w:rsidR="00EF075E">
        <w:rPr>
          <w:rFonts w:hint="eastAsia"/>
        </w:rPr>
        <w:t>中</w:t>
      </w:r>
      <w:r>
        <w:rPr>
          <w:rFonts w:hint="eastAsia"/>
        </w:rPr>
        <w:t>找到一个函数</w:t>
      </w:r>
      <w:r>
        <w:rPr>
          <w:rFonts w:hint="eastAsia"/>
        </w:rPr>
        <w:t>h</w:t>
      </w:r>
      <w:r w:rsidR="00EF075E">
        <w:rPr>
          <w:rFonts w:hint="eastAsia"/>
        </w:rPr>
        <w:t>∈</w:t>
      </w:r>
      <w:r w:rsidR="00EF075E">
        <w:rPr>
          <w:rFonts w:hint="eastAsia"/>
        </w:rPr>
        <w:t>H</w:t>
      </w:r>
      <w:r>
        <w:rPr>
          <w:rFonts w:hint="eastAsia"/>
        </w:rPr>
        <w:t>，使得</w:t>
      </w:r>
      <w:r>
        <w:rPr>
          <w:rFonts w:hint="eastAsia"/>
        </w:rPr>
        <w:t>h</w:t>
      </w:r>
      <w:r>
        <w:rPr>
          <w:rFonts w:hint="eastAsia"/>
        </w:rPr>
        <w:t>与</w:t>
      </w:r>
      <w:r>
        <w:rPr>
          <w:rFonts w:hint="eastAsia"/>
        </w:rPr>
        <w:t>f</w:t>
      </w:r>
      <w:r>
        <w:rPr>
          <w:rFonts w:hint="eastAsia"/>
        </w:rPr>
        <w:t>尽量相近。</w:t>
      </w:r>
      <w:r w:rsidR="00EF075E">
        <w:rPr>
          <w:rFonts w:hint="eastAsia"/>
        </w:rPr>
        <w:t>我们将建立一个人工神经网络，并使用样本集训练出网络的各个参数，该网络就是函数</w:t>
      </w:r>
      <w:r w:rsidR="00EF075E">
        <w:rPr>
          <w:rFonts w:hint="eastAsia"/>
        </w:rPr>
        <w:t>h</w:t>
      </w:r>
      <w:r w:rsidR="00EF075E">
        <w:rPr>
          <w:rFonts w:hint="eastAsia"/>
        </w:rPr>
        <w:t>，将特征向量</w:t>
      </w:r>
      <w:r w:rsidR="00EF075E">
        <w:rPr>
          <w:rFonts w:hint="eastAsia"/>
        </w:rPr>
        <w:t>x</w:t>
      </w:r>
      <w:r w:rsidR="00EF075E">
        <w:rPr>
          <w:rFonts w:hint="eastAsia"/>
        </w:rPr>
        <w:t>映射到预测值</w:t>
      </w:r>
      <w:r w:rsidR="00EF075E">
        <w:rPr>
          <w:rFonts w:hint="eastAsia"/>
        </w:rPr>
        <w:t>h(x)</w:t>
      </w:r>
      <w:r w:rsidR="00EF075E">
        <w:rPr>
          <w:rFonts w:hint="eastAsia"/>
        </w:rPr>
        <w:t>。</w:t>
      </w:r>
    </w:p>
    <w:p w14:paraId="476A0C18" w14:textId="77777777" w:rsidR="006559B9" w:rsidRDefault="006559B9" w:rsidP="006559B9">
      <w:pPr>
        <w:pStyle w:val="3"/>
        <w:spacing w:before="156" w:after="156"/>
        <w:ind w:firstLine="360"/>
      </w:pPr>
      <w:bookmarkStart w:id="571" w:name="_Toc484097113"/>
      <w:r>
        <w:rPr>
          <w:rFonts w:hint="eastAsia"/>
        </w:rPr>
        <w:t>网络结构</w:t>
      </w:r>
      <w:bookmarkEnd w:id="571"/>
    </w:p>
    <w:p w14:paraId="4A5EBFDF" w14:textId="31CA4012" w:rsidR="00F561F4" w:rsidRDefault="006559B9" w:rsidP="006559B9">
      <w:pPr>
        <w:pStyle w:val="a0"/>
        <w:ind w:firstLine="480"/>
      </w:pPr>
      <w:r>
        <w:rPr>
          <w:rFonts w:hint="eastAsia"/>
        </w:rPr>
        <w:t>算法采用全连接的人工神经网络。</w:t>
      </w:r>
      <w:r w:rsidR="00E0624C">
        <w:rPr>
          <w:rFonts w:hint="eastAsia"/>
        </w:rPr>
        <w:t>如</w:t>
      </w:r>
      <w:r w:rsidR="00E0624C">
        <w:fldChar w:fldCharType="begin"/>
      </w:r>
      <w:r w:rsidR="00E0624C">
        <w:instrText xml:space="preserve"> </w:instrText>
      </w:r>
      <w:r w:rsidR="00E0624C">
        <w:rPr>
          <w:rFonts w:hint="eastAsia"/>
        </w:rPr>
        <w:instrText>REF _Ref483487484 \h</w:instrText>
      </w:r>
      <w:r w:rsidR="00E0624C">
        <w:instrText xml:space="preserve"> </w:instrText>
      </w:r>
      <w:r w:rsidR="00E0624C">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3</w:t>
      </w:r>
      <w:r w:rsidR="00057756">
        <w:rPr>
          <w:sz w:val="21"/>
          <w:szCs w:val="21"/>
        </w:rPr>
        <w:t>.</w:t>
      </w:r>
      <w:r w:rsidR="00057756">
        <w:rPr>
          <w:noProof/>
          <w:sz w:val="21"/>
          <w:szCs w:val="21"/>
        </w:rPr>
        <w:t>6</w:t>
      </w:r>
      <w:r w:rsidR="00E0624C">
        <w:fldChar w:fldCharType="end"/>
      </w:r>
      <w:r w:rsidR="00B270B2">
        <w:rPr>
          <w:rFonts w:hint="eastAsia"/>
        </w:rPr>
        <w:t>，</w:t>
      </w:r>
      <w:r>
        <w:rPr>
          <w:rFonts w:hint="eastAsia"/>
        </w:rPr>
        <w:t>网络包括一个输入层，多个隐层（隐层数量为算法的参数）和一个输出层。输入层包含</w:t>
      </w:r>
      <w:r>
        <w:rPr>
          <w:rFonts w:hint="eastAsia"/>
        </w:rPr>
        <w:t>n</w:t>
      </w:r>
      <w:r>
        <w:rPr>
          <w:rFonts w:hint="eastAsia"/>
        </w:rPr>
        <w:t>个神经元，每个神经元输出</w:t>
      </w:r>
      <w:r w:rsidR="00F561F4">
        <w:rPr>
          <w:rFonts w:hint="eastAsia"/>
        </w:rPr>
        <w:t>样本</w:t>
      </w:r>
      <m:oMath>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oMath>
      <w:r>
        <w:rPr>
          <w:rFonts w:hint="eastAsia"/>
        </w:rPr>
        <w:t>的一个</w:t>
      </w:r>
      <w:r w:rsidR="00F561F4">
        <w:rPr>
          <w:rFonts w:hint="eastAsia"/>
        </w:rPr>
        <w:t>分量</w:t>
      </w:r>
      <w:r>
        <w:rPr>
          <w:rFonts w:hint="eastAsia"/>
        </w:rPr>
        <w:t>。每个隐层包含</w:t>
      </w:r>
      <w:r w:rsidR="00F561F4">
        <w:rPr>
          <w:rFonts w:hint="eastAsia"/>
        </w:rPr>
        <w:t>一定量的神经元（单隐层神经元个数为算法的参数）。输出层包含</w:t>
      </w:r>
      <w:r w:rsidR="00F561F4">
        <w:rPr>
          <w:rFonts w:hint="eastAsia"/>
        </w:rPr>
        <w:t>1</w:t>
      </w:r>
      <w:r w:rsidR="00F561F4">
        <w:rPr>
          <w:rFonts w:hint="eastAsia"/>
        </w:rPr>
        <w:t>个神经元，输出对当前输入数据的预测结果。各层之间的神经元全连接。</w:t>
      </w:r>
    </w:p>
    <w:p w14:paraId="2FF3AEF8" w14:textId="77777777" w:rsidR="00F52583" w:rsidRPr="006559B9" w:rsidRDefault="00E0624C" w:rsidP="00F561F4">
      <w:pPr>
        <w:pStyle w:val="a0"/>
        <w:ind w:firstLine="480"/>
      </w:pPr>
      <w:r>
        <w:rPr>
          <w:noProof/>
        </w:rPr>
        <w:lastRenderedPageBreak/>
        <mc:AlternateContent>
          <mc:Choice Requires="wps">
            <w:drawing>
              <wp:anchor distT="0" distB="0" distL="114300" distR="114300" simplePos="0" relativeHeight="251748352" behindDoc="0" locked="0" layoutInCell="1" allowOverlap="1" wp14:anchorId="6A636186" wp14:editId="42D3AFA1">
                <wp:simplePos x="0" y="0"/>
                <wp:positionH relativeFrom="column">
                  <wp:posOffset>460375</wp:posOffset>
                </wp:positionH>
                <wp:positionV relativeFrom="paragraph">
                  <wp:posOffset>3930650</wp:posOffset>
                </wp:positionV>
                <wp:extent cx="4838700" cy="274320"/>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4838700" cy="274320"/>
                        </a:xfrm>
                        <a:prstGeom prst="rect">
                          <a:avLst/>
                        </a:prstGeom>
                        <a:solidFill>
                          <a:prstClr val="white"/>
                        </a:solidFill>
                        <a:ln>
                          <a:noFill/>
                        </a:ln>
                      </wps:spPr>
                      <wps:txbx>
                        <w:txbxContent>
                          <w:p w14:paraId="48099433" w14:textId="4C7C58E0" w:rsidR="00235C74" w:rsidRPr="00C526FF" w:rsidRDefault="00235C74" w:rsidP="00E0624C">
                            <w:pPr>
                              <w:pStyle w:val="a5"/>
                              <w:rPr>
                                <w:b w:val="0"/>
                                <w:sz w:val="21"/>
                                <w:szCs w:val="21"/>
                              </w:rPr>
                            </w:pPr>
                            <w:bookmarkStart w:id="572" w:name="_Ref483487484"/>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6</w:t>
                            </w:r>
                            <w:r>
                              <w:rPr>
                                <w:b w:val="0"/>
                                <w:sz w:val="21"/>
                                <w:szCs w:val="21"/>
                              </w:rPr>
                              <w:fldChar w:fldCharType="end"/>
                            </w:r>
                            <w:bookmarkEnd w:id="572"/>
                            <w:r w:rsidRPr="00C526FF">
                              <w:rPr>
                                <w:b w:val="0"/>
                                <w:sz w:val="21"/>
                                <w:szCs w:val="21"/>
                              </w:rPr>
                              <w:t xml:space="preserve"> </w:t>
                            </w:r>
                            <w:r w:rsidRPr="00C526FF">
                              <w:rPr>
                                <w:rFonts w:hint="eastAsia"/>
                                <w:b w:val="0"/>
                                <w:sz w:val="21"/>
                                <w:szCs w:val="21"/>
                              </w:rPr>
                              <w:t>神经网络</w:t>
                            </w:r>
                            <w:r w:rsidRPr="00C526FF">
                              <w:rPr>
                                <w:b w:val="0"/>
                                <w:sz w:val="21"/>
                                <w:szCs w:val="21"/>
                              </w:rPr>
                              <w:t>结构示意</w:t>
                            </w:r>
                            <w:r w:rsidRPr="00C526FF">
                              <w:rPr>
                                <w:rFonts w:hint="eastAsia"/>
                                <w:b w:val="0"/>
                                <w:sz w:val="21"/>
                                <w:szCs w:val="21"/>
                                <w:vertAlign w:val="superscript"/>
                              </w:rPr>
                              <w:t>[2</w:t>
                            </w:r>
                            <w:r w:rsidRPr="00C526FF">
                              <w:rPr>
                                <w:b w:val="0"/>
                                <w:sz w:val="21"/>
                                <w:szCs w:val="21"/>
                                <w:vertAlign w:val="superscript"/>
                              </w:rPr>
                              <w:t>2</w:t>
                            </w:r>
                            <w:r w:rsidRPr="00C526FF">
                              <w:rPr>
                                <w:rFonts w:hint="eastAsia"/>
                                <w:b w:val="0"/>
                                <w:sz w:val="21"/>
                                <w:szCs w:val="21"/>
                                <w:vertAlign w:val="superscrip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36186" id="文本框 59" o:spid="_x0000_s1037" type="#_x0000_t202" style="position:absolute;left:0;text-align:left;margin-left:36.25pt;margin-top:309.5pt;width:381pt;height:21.6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" stroked="f">
                <v:textbox style="mso-fit-shape-to-text:t" inset="0,0,0,0">
                  <w:txbxContent>
                    <w:p w14:paraId="48099433" w14:textId="4C7C58E0" w:rsidR="00235C74" w:rsidRPr="00C526FF" w:rsidRDefault="00235C74" w:rsidP="00E0624C">
                      <w:pPr>
                        <w:pStyle w:val="a5"/>
                        <w:rPr>
                          <w:b w:val="0"/>
                          <w:sz w:val="21"/>
                          <w:szCs w:val="21"/>
                        </w:rPr>
                      </w:pPr>
                      <w:bookmarkStart w:id="573" w:name="_Ref483487484"/>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6</w:t>
                      </w:r>
                      <w:r>
                        <w:rPr>
                          <w:b w:val="0"/>
                          <w:sz w:val="21"/>
                          <w:szCs w:val="21"/>
                        </w:rPr>
                        <w:fldChar w:fldCharType="end"/>
                      </w:r>
                      <w:bookmarkEnd w:id="573"/>
                      <w:r w:rsidRPr="00C526FF">
                        <w:rPr>
                          <w:b w:val="0"/>
                          <w:sz w:val="21"/>
                          <w:szCs w:val="21"/>
                        </w:rPr>
                        <w:t xml:space="preserve"> </w:t>
                      </w:r>
                      <w:r w:rsidRPr="00C526FF">
                        <w:rPr>
                          <w:rFonts w:hint="eastAsia"/>
                          <w:b w:val="0"/>
                          <w:sz w:val="21"/>
                          <w:szCs w:val="21"/>
                        </w:rPr>
                        <w:t>神经网络</w:t>
                      </w:r>
                      <w:r w:rsidRPr="00C526FF">
                        <w:rPr>
                          <w:b w:val="0"/>
                          <w:sz w:val="21"/>
                          <w:szCs w:val="21"/>
                        </w:rPr>
                        <w:t>结构示意</w:t>
                      </w:r>
                      <w:r w:rsidRPr="00C526FF">
                        <w:rPr>
                          <w:rFonts w:hint="eastAsia"/>
                          <w:b w:val="0"/>
                          <w:sz w:val="21"/>
                          <w:szCs w:val="21"/>
                          <w:vertAlign w:val="superscript"/>
                        </w:rPr>
                        <w:t>[2</w:t>
                      </w:r>
                      <w:r w:rsidRPr="00C526FF">
                        <w:rPr>
                          <w:b w:val="0"/>
                          <w:sz w:val="21"/>
                          <w:szCs w:val="21"/>
                          <w:vertAlign w:val="superscript"/>
                        </w:rPr>
                        <w:t>2</w:t>
                      </w:r>
                      <w:r w:rsidRPr="00C526FF">
                        <w:rPr>
                          <w:rFonts w:hint="eastAsia"/>
                          <w:b w:val="0"/>
                          <w:sz w:val="21"/>
                          <w:szCs w:val="21"/>
                          <w:vertAlign w:val="superscript"/>
                        </w:rPr>
                        <w:t>]</w:t>
                      </w:r>
                    </w:p>
                  </w:txbxContent>
                </v:textbox>
                <w10:wrap type="topAndBottom"/>
              </v:shape>
            </w:pict>
          </mc:Fallback>
        </mc:AlternateContent>
      </w:r>
      <w:r w:rsidR="00F561F4" w:rsidRPr="00003D53">
        <w:rPr>
          <w:rFonts w:ascii="宋体" w:hAnsi="宋体" w:cs="宋体"/>
          <w:noProof/>
        </w:rPr>
        <w:drawing>
          <wp:anchor distT="0" distB="0" distL="114300" distR="114300" simplePos="0" relativeHeight="251746304" behindDoc="0" locked="0" layoutInCell="1" allowOverlap="1" wp14:anchorId="1F90B92C" wp14:editId="0E1C8662">
            <wp:simplePos x="0" y="0"/>
            <wp:positionH relativeFrom="margin">
              <wp:align>center</wp:align>
            </wp:positionH>
            <wp:positionV relativeFrom="paragraph">
              <wp:posOffset>260985</wp:posOffset>
            </wp:positionV>
            <wp:extent cx="4838700" cy="3612839"/>
            <wp:effectExtent l="190500" t="190500" r="190500" b="197485"/>
            <wp:wrapTopAndBottom/>
            <wp:docPr id="9" name="图片 9" descr="C:\Users\SyW\AppData\Local\Temp\1490725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W\AppData\Local\Temp\1490725449(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3612839"/>
                    </a:xfrm>
                    <a:prstGeom prst="rect">
                      <a:avLst/>
                    </a:prstGeom>
                    <a:ln>
                      <a:noFill/>
                    </a:ln>
                    <a:effectLst>
                      <a:outerShdw blurRad="190500" algn="tl" rotWithShape="0">
                        <a:srgbClr val="000000">
                          <a:alpha val="70000"/>
                        </a:srgbClr>
                      </a:outerShdw>
                    </a:effectLst>
                  </pic:spPr>
                </pic:pic>
              </a:graphicData>
            </a:graphic>
          </wp:anchor>
        </w:drawing>
      </w:r>
    </w:p>
    <w:p w14:paraId="328C3B95" w14:textId="77777777" w:rsidR="00F52583" w:rsidRDefault="00F52583" w:rsidP="00F52583">
      <w:pPr>
        <w:pStyle w:val="3"/>
        <w:spacing w:before="156" w:after="156"/>
        <w:ind w:firstLine="360"/>
      </w:pPr>
      <w:bookmarkStart w:id="574" w:name="_Toc484097114"/>
      <w:r>
        <w:rPr>
          <w:rFonts w:hint="eastAsia"/>
        </w:rPr>
        <w:t>神经元</w:t>
      </w:r>
      <w:r w:rsidR="00F561F4">
        <w:rPr>
          <w:rFonts w:hint="eastAsia"/>
        </w:rPr>
        <w:t>设计</w:t>
      </w:r>
      <w:bookmarkEnd w:id="574"/>
    </w:p>
    <w:p w14:paraId="48D694A7" w14:textId="3298D4AC" w:rsidR="00BB4A2F" w:rsidRDefault="008677F2" w:rsidP="00BB4A2F">
      <w:pPr>
        <w:pStyle w:val="a0"/>
        <w:ind w:firstLine="480"/>
      </w:pPr>
      <w:r>
        <w:rPr>
          <w:rFonts w:hint="eastAsia"/>
        </w:rPr>
        <w:t>在</w:t>
      </w:r>
      <w:r w:rsidR="006559B9">
        <w:rPr>
          <w:rFonts w:hint="eastAsia"/>
        </w:rPr>
        <w:t>每个神经元</w:t>
      </w:r>
      <w:r>
        <w:rPr>
          <w:rFonts w:hint="eastAsia"/>
        </w:rPr>
        <w:t>内设置</w:t>
      </w:r>
      <w:r w:rsidR="006559B9">
        <w:rPr>
          <w:rFonts w:hint="eastAsia"/>
        </w:rPr>
        <w:t>一个参数</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θ</m:t>
            </m:r>
          </m:e>
          <m:sub>
            <m:r>
              <w:rPr>
                <w:rFonts w:ascii="Cambria Math" w:hAnsi="Cambria Math"/>
              </w:rPr>
              <m:t>n</m:t>
            </m:r>
          </m:sub>
        </m:sSub>
        <m:r>
          <m:rPr>
            <m:sty m:val="p"/>
          </m:rPr>
          <w:rPr>
            <w:rFonts w:ascii="Cambria Math" w:hAnsi="Cambria Math"/>
          </w:rPr>
          <m:t>)</m:t>
        </m:r>
      </m:oMath>
      <w:r w:rsidR="00F561F4">
        <w:rPr>
          <w:rFonts w:hint="eastAsia"/>
        </w:rPr>
        <w:t>。</w:t>
      </w:r>
      <w:r w:rsidR="00E0624C">
        <w:rPr>
          <w:rFonts w:hint="eastAsia"/>
        </w:rPr>
        <w:t>如</w:t>
      </w:r>
      <w:r w:rsidR="00E0624C">
        <w:fldChar w:fldCharType="begin"/>
      </w:r>
      <w:r w:rsidR="00E0624C">
        <w:instrText xml:space="preserve"> </w:instrText>
      </w:r>
      <w:r w:rsidR="00E0624C">
        <w:rPr>
          <w:rFonts w:hint="eastAsia"/>
        </w:rPr>
        <w:instrText>REF _Ref483487543 \h</w:instrText>
      </w:r>
      <w:r w:rsidR="00E0624C">
        <w:instrText xml:space="preserve"> </w:instrText>
      </w:r>
      <w:r w:rsidR="00E0624C">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3</w:t>
      </w:r>
      <w:r w:rsidR="00057756">
        <w:rPr>
          <w:sz w:val="21"/>
          <w:szCs w:val="21"/>
        </w:rPr>
        <w:t>.</w:t>
      </w:r>
      <w:r w:rsidR="00057756">
        <w:rPr>
          <w:noProof/>
          <w:sz w:val="21"/>
          <w:szCs w:val="21"/>
        </w:rPr>
        <w:t>7</w:t>
      </w:r>
      <w:r w:rsidR="00E0624C">
        <w:fldChar w:fldCharType="end"/>
      </w:r>
      <w:r w:rsidR="00BB4A2F">
        <w:rPr>
          <w:rFonts w:hint="eastAsia"/>
        </w:rPr>
        <w:t>，</w:t>
      </w:r>
      <w:r w:rsidR="00F561F4">
        <w:rPr>
          <w:rFonts w:hint="eastAsia"/>
        </w:rPr>
        <w:t>神经元的</w:t>
      </w:r>
      <w:r w:rsidR="006559B9">
        <w:rPr>
          <w:rFonts w:hint="eastAsia"/>
        </w:rPr>
        <w:t>输入</w:t>
      </w:r>
      <w:r w:rsidR="00F561F4">
        <w:rPr>
          <w:rFonts w:hint="eastAsia"/>
        </w:rPr>
        <w:t>是上一层的所有输出，设为向量</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F561F4">
        <w:rPr>
          <w:rFonts w:hint="eastAsia"/>
        </w:rPr>
        <w:t>，然后把</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F561F4">
        <w:rPr>
          <w:rFonts w:hint="eastAsia"/>
        </w:rPr>
        <w:t>和</w:t>
      </w:r>
      <m:oMath>
        <m:r>
          <m:rPr>
            <m:sty m:val="p"/>
          </m:rPr>
          <w:rPr>
            <w:rFonts w:ascii="Cambria Math" w:hAnsi="Cambria Math"/>
          </w:rPr>
          <m:t>θ</m:t>
        </m:r>
      </m:oMath>
      <w:r w:rsidR="00F561F4">
        <w:rPr>
          <w:rFonts w:hint="eastAsia"/>
        </w:rPr>
        <w:t>相乘得到一个实数，再把这个数做一个</w:t>
      </w:r>
      <w:r w:rsidR="00F561F4">
        <w:rPr>
          <w:rFonts w:hint="eastAsia"/>
        </w:rPr>
        <w:t>sigmoid</w:t>
      </w:r>
      <w:r w:rsidR="00F561F4">
        <w:rPr>
          <w:rFonts w:hint="eastAsia"/>
        </w:rPr>
        <w:t>函数映射</w:t>
      </w:r>
      <m:oMath>
        <m:r>
          <w:rPr>
            <w:rFonts w:ascii="Cambria Math" w:hAnsi="Cambria Math"/>
          </w:rPr>
          <m:t>σ</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-z</m:t>
                </m:r>
              </m:sup>
            </m:sSup>
          </m:den>
        </m:f>
      </m:oMath>
      <w:r w:rsidR="00F561F4">
        <w:rPr>
          <w:rFonts w:hint="eastAsia"/>
        </w:rPr>
        <w:t>，映射到</w:t>
      </w:r>
      <w:r w:rsidR="00F561F4">
        <w:rPr>
          <w:rFonts w:hint="eastAsia"/>
        </w:rPr>
        <w:t>(0, 1)</w:t>
      </w:r>
      <w:r w:rsidR="00F561F4">
        <w:rPr>
          <w:rFonts w:hint="eastAsia"/>
        </w:rPr>
        <w:t>区间内，将这个值输出。</w:t>
      </w:r>
    </w:p>
    <w:p w14:paraId="6B11961E" w14:textId="77777777" w:rsidR="008677F2" w:rsidRDefault="008677F2" w:rsidP="006559B9">
      <w:pPr>
        <w:pStyle w:val="a0"/>
        <w:ind w:firstLine="480"/>
      </w:pPr>
      <w:r>
        <w:rPr>
          <w:rFonts w:hint="eastAsia"/>
        </w:rPr>
        <w:t>可以看出，我们人工神经网络算法中的每个神经元的设计与</w:t>
      </w:r>
      <w:r>
        <w:rPr>
          <w:rFonts w:hint="eastAsia"/>
        </w:rPr>
        <w:t>3.2.1</w:t>
      </w:r>
      <w:r>
        <w:rPr>
          <w:rFonts w:hint="eastAsia"/>
        </w:rPr>
        <w:t>小节讨论的遗传算法问题模型十分相似，上文讨论的遗传算法模型实际上可以看做是一个无隐层、只有输入层和输出层的人工神经网络。</w:t>
      </w:r>
    </w:p>
    <w:p w14:paraId="1CB8F9BB" w14:textId="77777777" w:rsidR="00F561F4" w:rsidRPr="00F561F4" w:rsidRDefault="00F561F4" w:rsidP="00F561F4">
      <w:pPr>
        <w:pStyle w:val="a0"/>
        <w:ind w:firstLine="480"/>
      </w:pPr>
      <w:r w:rsidRPr="006559B9">
        <w:rPr>
          <w:rFonts w:hint="eastAsia"/>
        </w:rPr>
        <w:t>对于每一层而言，设</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6559B9">
        <w:rPr>
          <w:rFonts w:hint="eastAsia"/>
        </w:rPr>
        <w:t>和</w:t>
      </w:r>
      <m:oMath>
        <m:sSup>
          <m:sSupPr>
            <m:ctrlPr>
              <w:rPr>
                <w:rFonts w:ascii="Cambria Math" w:hAnsi="Cambria Math"/>
              </w:rPr>
            </m:ctrlPr>
          </m:sSupPr>
          <m:e>
            <m:r>
              <w:rPr>
                <w:rFonts w:ascii="Cambria Math" w:hAnsi="Cambria Math"/>
              </w:rPr>
              <m:t>y</m:t>
            </m:r>
          </m:e>
          <m:sup>
            <m:r>
              <w:rPr>
                <w:rFonts w:ascii="Cambria Math" w:hAnsi="Cambria Math"/>
              </w:rPr>
              <m:t>'</m:t>
            </m:r>
          </m:sup>
        </m:sSup>
      </m:oMath>
      <w:r>
        <w:rPr>
          <w:rFonts w:hint="eastAsia"/>
        </w:rPr>
        <w:t>分别</w:t>
      </w:r>
      <w:r w:rsidRPr="006559B9">
        <w:rPr>
          <w:rFonts w:hint="eastAsia"/>
        </w:rPr>
        <w:t>是该层的输入输出向量，</w:t>
      </w:r>
      <m:oMath>
        <m:r>
          <w:rPr>
            <w:rFonts w:ascii="Cambria Math" w:hAnsi="Cambria Math" w:hint="eastAsia"/>
          </w:rPr>
          <m:t>Θ</m:t>
        </m:r>
      </m:oMath>
      <w:r w:rsidRPr="006559B9">
        <w:rPr>
          <w:rFonts w:hint="eastAsia"/>
        </w:rPr>
        <w:t>是该层的参数矩阵</w:t>
      </w:r>
      <w:r w:rsidR="005A54DA">
        <w:rPr>
          <w:rFonts w:hint="eastAsia"/>
        </w:rPr>
        <w:t>（将每个神经元的参数</w:t>
      </w:r>
      <m:oMath>
        <m:r>
          <m:rPr>
            <m:sty m:val="p"/>
          </m:rPr>
          <w:rPr>
            <w:rFonts w:ascii="Cambria Math" w:hAnsi="Cambria Math"/>
          </w:rPr>
          <m:t>θ</m:t>
        </m:r>
      </m:oMath>
      <w:r w:rsidR="005A54DA">
        <w:rPr>
          <w:rFonts w:hint="eastAsia"/>
        </w:rPr>
        <w:t>拼在一起）</w:t>
      </w:r>
      <w:r w:rsidRPr="006559B9">
        <w:rPr>
          <w:rFonts w:hint="eastAsia"/>
        </w:rPr>
        <w:t>，</w:t>
      </w:r>
      <m:oMath>
        <m:r>
          <w:rPr>
            <w:rFonts w:ascii="Cambria Math" w:hAnsi="Cambria Math" w:hint="eastAsia"/>
          </w:rPr>
          <m:t>Α</m:t>
        </m:r>
      </m:oMath>
      <w:r w:rsidRPr="006559B9">
        <w:rPr>
          <w:rFonts w:hint="eastAsia"/>
        </w:rPr>
        <w:t>是矩阵为</w:t>
      </w:r>
      <m:oMath>
        <m:r>
          <w:rPr>
            <w:rFonts w:ascii="Cambria Math" w:hAnsi="Cambria Math" w:hint="eastAsia"/>
          </w:rPr>
          <m:t>Θ</m:t>
        </m:r>
      </m:oMath>
      <w:r w:rsidRPr="006559B9">
        <w:rPr>
          <w:rFonts w:hint="eastAsia"/>
        </w:rPr>
        <w:t>的线性变换，则</w:t>
      </w:r>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=σ(</m:t>
        </m:r>
        <m:r>
          <w:rPr>
            <w:rFonts w:ascii="Cambria Math" w:hAnsi="Cambria Math" w:hint="eastAsia"/>
          </w:rPr>
          <m:t>Θ</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+b)=σ(</m:t>
        </m:r>
        <m:r>
          <w:rPr>
            <w:rFonts w:ascii="Cambria Math" w:hAnsi="Cambria Math" w:hint="eastAsia"/>
          </w:rPr>
          <m:t>Α</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+b)</m:t>
        </m:r>
      </m:oMath>
      <w:r w:rsidRPr="006559B9">
        <w:rPr>
          <w:rFonts w:hint="eastAsia"/>
        </w:rPr>
        <w:t>。可以看出神经网络的每一层对输入向量先进行一个线性变换（升降维、放大缩小、旋转），然后平移，然后再进行一个非线性变化（弯曲），将输入空间投向另一个空间。多层神经网络组合，可以产生</w:t>
      </w:r>
      <w:r w:rsidR="00BB4A2F">
        <w:rPr>
          <w:rFonts w:hint="eastAsia"/>
        </w:rPr>
        <w:t>十分</w:t>
      </w:r>
      <w:r w:rsidRPr="006559B9">
        <w:rPr>
          <w:rFonts w:hint="eastAsia"/>
        </w:rPr>
        <w:t>复杂的函数模型，使</w:t>
      </w:r>
      <w:r w:rsidR="00BB4A2F">
        <w:rPr>
          <w:rFonts w:hint="eastAsia"/>
        </w:rPr>
        <w:t>假设</w:t>
      </w:r>
      <w:r w:rsidRPr="006559B9">
        <w:rPr>
          <w:rFonts w:hint="eastAsia"/>
        </w:rPr>
        <w:t>空间</w:t>
      </w:r>
      <w:r w:rsidRPr="006559B9">
        <w:rPr>
          <w:rFonts w:hint="eastAsia"/>
        </w:rPr>
        <w:t>H</w:t>
      </w:r>
      <w:r w:rsidRPr="006559B9">
        <w:rPr>
          <w:rFonts w:hint="eastAsia"/>
        </w:rPr>
        <w:t>很大。</w:t>
      </w:r>
    </w:p>
    <w:p w14:paraId="7F514615" w14:textId="77777777" w:rsidR="006559B9" w:rsidRPr="006559B9" w:rsidRDefault="006559B9" w:rsidP="006559B9">
      <w:pPr>
        <w:pStyle w:val="a0"/>
        <w:ind w:firstLine="480"/>
      </w:pPr>
    </w:p>
    <w:p w14:paraId="6BFA9AF2" w14:textId="77777777" w:rsidR="0016027D" w:rsidRDefault="00E0624C" w:rsidP="0016027D">
      <w:pPr>
        <w:pStyle w:val="3"/>
        <w:spacing w:before="156" w:after="156"/>
        <w:ind w:firstLine="360"/>
      </w:pPr>
      <w:bookmarkStart w:id="575" w:name="_Toc484097115"/>
      <w:r>
        <w:rPr>
          <w:noProof/>
        </w:rPr>
        <w:lastRenderedPageBreak/>
        <mc:AlternateContent>
          <mc:Choice Requires="wps">
            <w:drawing>
              <wp:anchor distT="0" distB="0" distL="114300" distR="114300" simplePos="0" relativeHeight="251751424" behindDoc="0" locked="0" layoutInCell="1" allowOverlap="1" wp14:anchorId="775C21D2" wp14:editId="248A7109">
                <wp:simplePos x="0" y="0"/>
                <wp:positionH relativeFrom="column">
                  <wp:posOffset>565150</wp:posOffset>
                </wp:positionH>
                <wp:positionV relativeFrom="paragraph">
                  <wp:posOffset>3451225</wp:posOffset>
                </wp:positionV>
                <wp:extent cx="4632960" cy="274320"/>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632960" cy="274320"/>
                        </a:xfrm>
                        <a:prstGeom prst="rect">
                          <a:avLst/>
                        </a:prstGeom>
                        <a:solidFill>
                          <a:prstClr val="white"/>
                        </a:solidFill>
                        <a:ln>
                          <a:noFill/>
                        </a:ln>
                      </wps:spPr>
                      <wps:txbx>
                        <w:txbxContent>
                          <w:p w14:paraId="09C2050F" w14:textId="52564B7C" w:rsidR="00235C74" w:rsidRPr="00C526FF" w:rsidRDefault="00235C74" w:rsidP="00E0624C">
                            <w:pPr>
                              <w:pStyle w:val="a5"/>
                              <w:rPr>
                                <w:b w:val="0"/>
                                <w:sz w:val="21"/>
                                <w:szCs w:val="21"/>
                              </w:rPr>
                            </w:pPr>
                            <w:bookmarkStart w:id="576" w:name="_Ref483487543"/>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7</w:t>
                            </w:r>
                            <w:r>
                              <w:rPr>
                                <w:b w:val="0"/>
                                <w:sz w:val="21"/>
                                <w:szCs w:val="21"/>
                              </w:rPr>
                              <w:fldChar w:fldCharType="end"/>
                            </w:r>
                            <w:bookmarkEnd w:id="576"/>
                            <w:r w:rsidRPr="00C526FF">
                              <w:rPr>
                                <w:b w:val="0"/>
                                <w:sz w:val="21"/>
                                <w:szCs w:val="21"/>
                              </w:rPr>
                              <w:t xml:space="preserve"> </w:t>
                            </w:r>
                            <w:r w:rsidRPr="00C526FF">
                              <w:rPr>
                                <w:rFonts w:hint="eastAsia"/>
                                <w:b w:val="0"/>
                                <w:sz w:val="21"/>
                                <w:szCs w:val="21"/>
                              </w:rPr>
                              <w:t>神经元</w:t>
                            </w:r>
                            <w:r w:rsidRPr="00C526FF">
                              <w:rPr>
                                <w:b w:val="0"/>
                                <w:sz w:val="21"/>
                                <w:szCs w:val="21"/>
                              </w:rPr>
                              <w:t>示意</w:t>
                            </w:r>
                            <w:r w:rsidRPr="00C526FF">
                              <w:rPr>
                                <w:rFonts w:hint="eastAsia"/>
                                <w:b w:val="0"/>
                                <w:sz w:val="21"/>
                                <w:szCs w:val="21"/>
                                <w:vertAlign w:val="superscript"/>
                              </w:rPr>
                              <w:t>[2</w:t>
                            </w:r>
                            <w:r w:rsidRPr="00C526FF">
                              <w:rPr>
                                <w:b w:val="0"/>
                                <w:sz w:val="21"/>
                                <w:szCs w:val="21"/>
                                <w:vertAlign w:val="superscript"/>
                              </w:rPr>
                              <w:t>2</w:t>
                            </w:r>
                            <w:r w:rsidRPr="00C526FF">
                              <w:rPr>
                                <w:rFonts w:hint="eastAsia"/>
                                <w:b w:val="0"/>
                                <w:sz w:val="21"/>
                                <w:szCs w:val="21"/>
                                <w:vertAlign w:val="superscrip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21D2" id="文本框 60" o:spid="_x0000_s1038" type="#_x0000_t202" style="position:absolute;left:0;text-align:left;margin-left:44.5pt;margin-top:271.75pt;width:364.8pt;height:21.6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" stroked="f">
                <v:textbox style="mso-fit-shape-to-text:t" inset="0,0,0,0">
                  <w:txbxContent>
                    <w:p w14:paraId="09C2050F" w14:textId="52564B7C" w:rsidR="00235C74" w:rsidRPr="00C526FF" w:rsidRDefault="00235C74" w:rsidP="00E0624C">
                      <w:pPr>
                        <w:pStyle w:val="a5"/>
                        <w:rPr>
                          <w:b w:val="0"/>
                          <w:sz w:val="21"/>
                          <w:szCs w:val="21"/>
                        </w:rPr>
                      </w:pPr>
                      <w:bookmarkStart w:id="577" w:name="_Ref483487543"/>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7</w:t>
                      </w:r>
                      <w:r>
                        <w:rPr>
                          <w:b w:val="0"/>
                          <w:sz w:val="21"/>
                          <w:szCs w:val="21"/>
                        </w:rPr>
                        <w:fldChar w:fldCharType="end"/>
                      </w:r>
                      <w:bookmarkEnd w:id="577"/>
                      <w:r w:rsidRPr="00C526FF">
                        <w:rPr>
                          <w:b w:val="0"/>
                          <w:sz w:val="21"/>
                          <w:szCs w:val="21"/>
                        </w:rPr>
                        <w:t xml:space="preserve"> </w:t>
                      </w:r>
                      <w:r w:rsidRPr="00C526FF">
                        <w:rPr>
                          <w:rFonts w:hint="eastAsia"/>
                          <w:b w:val="0"/>
                          <w:sz w:val="21"/>
                          <w:szCs w:val="21"/>
                        </w:rPr>
                        <w:t>神经元</w:t>
                      </w:r>
                      <w:r w:rsidRPr="00C526FF">
                        <w:rPr>
                          <w:b w:val="0"/>
                          <w:sz w:val="21"/>
                          <w:szCs w:val="21"/>
                        </w:rPr>
                        <w:t>示意</w:t>
                      </w:r>
                      <w:r w:rsidRPr="00C526FF">
                        <w:rPr>
                          <w:rFonts w:hint="eastAsia"/>
                          <w:b w:val="0"/>
                          <w:sz w:val="21"/>
                          <w:szCs w:val="21"/>
                          <w:vertAlign w:val="superscript"/>
                        </w:rPr>
                        <w:t>[2</w:t>
                      </w:r>
                      <w:r w:rsidRPr="00C526FF">
                        <w:rPr>
                          <w:b w:val="0"/>
                          <w:sz w:val="21"/>
                          <w:szCs w:val="21"/>
                          <w:vertAlign w:val="superscript"/>
                        </w:rPr>
                        <w:t>2</w:t>
                      </w:r>
                      <w:r w:rsidRPr="00C526FF">
                        <w:rPr>
                          <w:rFonts w:hint="eastAsia"/>
                          <w:b w:val="0"/>
                          <w:sz w:val="21"/>
                          <w:szCs w:val="21"/>
                          <w:vertAlign w:val="superscript"/>
                        </w:rPr>
                        <w:t>]</w:t>
                      </w:r>
                    </w:p>
                  </w:txbxContent>
                </v:textbox>
                <w10:wrap type="topAndBottom"/>
              </v:shape>
            </w:pict>
          </mc:Fallback>
        </mc:AlternateContent>
      </w:r>
      <w:r w:rsidRPr="00404F09">
        <w:rPr>
          <w:rFonts w:ascii="宋体" w:hAnsi="宋体" w:cs="宋体"/>
          <w:noProof/>
        </w:rPr>
        <w:drawing>
          <wp:anchor distT="0" distB="0" distL="114300" distR="114300" simplePos="0" relativeHeight="251749376" behindDoc="0" locked="0" layoutInCell="1" allowOverlap="1" wp14:anchorId="6E1F2C2D" wp14:editId="3CEEA63F">
            <wp:simplePos x="0" y="0"/>
            <wp:positionH relativeFrom="margin">
              <wp:align>center</wp:align>
            </wp:positionH>
            <wp:positionV relativeFrom="paragraph">
              <wp:posOffset>190500</wp:posOffset>
            </wp:positionV>
            <wp:extent cx="4632960" cy="3203963"/>
            <wp:effectExtent l="190500" t="190500" r="186690" b="187325"/>
            <wp:wrapTopAndBottom/>
            <wp:docPr id="8" name="图片 8" descr="C:\Users\SyW\AppData\Local\Temp\1490724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W\AppData\Local\Temp\1490724488(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3203963"/>
                    </a:xfrm>
                    <a:prstGeom prst="rect">
                      <a:avLst/>
                    </a:prstGeom>
                    <a:ln>
                      <a:noFill/>
                    </a:ln>
                    <a:effectLst>
                      <a:outerShdw blurRad="190500" algn="tl" rotWithShape="0">
                        <a:srgbClr val="000000">
                          <a:alpha val="70000"/>
                        </a:srgbClr>
                      </a:outerShdw>
                    </a:effectLst>
                  </pic:spPr>
                </pic:pic>
              </a:graphicData>
            </a:graphic>
          </wp:anchor>
        </w:drawing>
      </w:r>
      <w:r w:rsidR="0016027D">
        <w:rPr>
          <w:rFonts w:hint="eastAsia"/>
        </w:rPr>
        <w:t>损失函数</w:t>
      </w:r>
      <w:bookmarkEnd w:id="575"/>
    </w:p>
    <w:p w14:paraId="081737EB" w14:textId="77777777" w:rsidR="00F52583" w:rsidRDefault="00553C1B" w:rsidP="001C5B31">
      <w:pPr>
        <w:pStyle w:val="a0"/>
        <w:ind w:firstLine="480"/>
      </w:pPr>
      <w:r>
        <w:rPr>
          <w:rFonts w:hint="eastAsia"/>
        </w:rPr>
        <w:t>我们的神经网络的训练目的是最小化每个神经元的损失函数</w:t>
      </w:r>
      <m:oMath>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sidR="001C5B31">
        <w:rPr>
          <w:rFonts w:hint="eastAsia"/>
        </w:rPr>
        <w:t>。在</w:t>
      </w:r>
      <w:r w:rsidR="001C5B31">
        <w:rPr>
          <w:rFonts w:hint="eastAsia"/>
        </w:rPr>
        <w:t>3.2.1</w:t>
      </w:r>
      <w:r w:rsidR="001C5B31">
        <w:rPr>
          <w:rFonts w:hint="eastAsia"/>
        </w:rPr>
        <w:t>小节中，我们希望最大化似然函数</w:t>
      </w:r>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e>
        </m:nary>
      </m:oMath>
      <w:r w:rsidR="001C5B31">
        <w:rPr>
          <w:rFonts w:hint="eastAsia"/>
        </w:rPr>
        <w:t>。同样的道理，</w:t>
      </w:r>
      <w:r w:rsidR="00053087">
        <w:rPr>
          <w:rFonts w:hint="eastAsia"/>
        </w:rPr>
        <w:t>在这里对于</w:t>
      </w:r>
      <w:r w:rsidR="000524F8">
        <w:rPr>
          <w:rFonts w:hint="eastAsia"/>
        </w:rPr>
        <w:t>输出</w:t>
      </w:r>
      <w:r w:rsidR="00053087">
        <w:rPr>
          <w:rFonts w:hint="eastAsia"/>
        </w:rPr>
        <w:t>神经元，</w:t>
      </w:r>
      <w:r w:rsidR="001C5B31">
        <w:rPr>
          <w:rFonts w:hint="eastAsia"/>
        </w:rPr>
        <w:t>我们希望最大化似然函数</w:t>
      </w:r>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r>
                  <m:rPr>
                    <m:sty m:val="p"/>
                  </m:rPr>
                  <w:rPr>
                    <w:rFonts w:ascii="Cambria Math" w:hAnsi="Cambria Math"/>
                  </w:rPr>
                  <m:t>)</m:t>
                </m:r>
              </m:e>
              <m:sup>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sSup>
              <m:sSupPr>
                <m:ctrlPr>
                  <w:rPr>
                    <w:rFonts w:ascii="Cambria Math" w:hAnsi="Cambria Math"/>
                  </w:rPr>
                </m:ctrlPr>
              </m:sSupPr>
              <m:e>
                <m:r>
                  <m:rPr>
                    <m:sty m:val="p"/>
                  </m:rP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r>
                  <m:rPr>
                    <m:sty m:val="p"/>
                  </m:rPr>
                  <w:rPr>
                    <w:rFonts w:ascii="Cambria Math" w:hAnsi="Cambria Math"/>
                  </w:rPr>
                  <m:t>)</m:t>
                </m:r>
              </m:e>
              <m:sup>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e>
        </m:nary>
      </m:oMath>
      <w:r w:rsidR="001C5B31">
        <w:rPr>
          <w:rFonts w:hint="eastAsia"/>
        </w:rPr>
        <w:t>。将</w:t>
      </w:r>
      <m:oMath>
        <m:r>
          <w:rPr>
            <w:rFonts w:ascii="Cambria Math" w:hAnsi="Cambria Math"/>
          </w:rPr>
          <m:t>L</m:t>
        </m:r>
        <m:d>
          <m:dPr>
            <m:ctrlPr>
              <w:rPr>
                <w:rFonts w:ascii="Cambria Math" w:hAnsi="Cambria Math"/>
              </w:rPr>
            </m:ctrlPr>
          </m:dPr>
          <m:e>
            <m:r>
              <w:rPr>
                <w:rFonts w:ascii="Cambria Math" w:hAnsi="Cambria Math"/>
              </w:rPr>
              <m:t>θ</m:t>
            </m:r>
          </m:e>
        </m:d>
      </m:oMath>
      <w:r w:rsidR="001C5B31">
        <w:rPr>
          <w:rFonts w:hint="eastAsia"/>
        </w:rPr>
        <w:t>取对数后得到</w:t>
      </w:r>
    </w:p>
    <w:p w14:paraId="7DC8EB8A" w14:textId="77777777" w:rsidR="001C5B31" w:rsidRPr="00053087" w:rsidRDefault="001C5B31" w:rsidP="001C5B31">
      <w:pPr>
        <w:pStyle w:val="a0"/>
        <w:ind w:firstLine="480"/>
      </w:pPr>
      <m:oMathPara>
        <m:oMath>
          <m:r>
            <w:rPr>
              <w:rFonts w:ascii="Cambria Math" w:hAnsi="Cambria Math"/>
            </w:rPr>
            <m:t>l</m:t>
          </m:r>
          <m:d>
            <m:dPr>
              <m:ctrlPr>
                <w:rPr>
                  <w:rFonts w:ascii="Cambria Math" w:hAnsi="Cambria Math"/>
                </w:rPr>
              </m:ctrlPr>
            </m:dPr>
            <m:e>
              <m:r>
                <w:rPr>
                  <w:rFonts w:ascii="Cambria Math" w:hAnsi="Cambria Math"/>
                </w:rPr>
                <m:t>θ</m:t>
              </m:r>
            </m:e>
          </m:d>
          <m:r>
            <w:rPr>
              <w:rFonts w:ascii="Cambria Math" w:hAnsi="Cambria Math"/>
            </w:rPr>
            <m:t>=log L</m:t>
          </m:r>
          <m:d>
            <m:dPr>
              <m:ctrlPr>
                <w:rPr>
                  <w:rFonts w:ascii="Cambria Math" w:hAnsi="Cambria Math"/>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e>
              </m:d>
              <m:r>
                <w:rPr>
                  <w:rFonts w:ascii="Cambria Math" w:hAnsi="Cambria Math"/>
                </w:rPr>
                <m:t>log</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e>
              </m:d>
              <m:r>
                <m:rPr>
                  <m:sty m:val="p"/>
                </m:rPr>
                <w:rPr>
                  <w:rFonts w:ascii="Cambria Math" w:hAnsi="Cambria Math"/>
                </w:rPr>
                <m:t>]</m:t>
              </m:r>
            </m:e>
          </m:nary>
        </m:oMath>
      </m:oMathPara>
    </w:p>
    <w:p w14:paraId="2000FDAD" w14:textId="77777777" w:rsidR="00053087" w:rsidRDefault="00053087" w:rsidP="001C5B31">
      <w:pPr>
        <w:pStyle w:val="a0"/>
        <w:ind w:firstLine="480"/>
      </w:pPr>
      <w:r>
        <w:rPr>
          <w:rFonts w:hint="eastAsia"/>
        </w:rPr>
        <w:t>将损失函数设置为对数似然函数的相反数：</w:t>
      </w:r>
      <m:oMath>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r>
          <w:rPr>
            <w:rFonts w:ascii="Cambria Math" w:hAnsi="Cambria Math"/>
          </w:rPr>
          <m:t>=-l</m:t>
        </m:r>
        <m:d>
          <m:dPr>
            <m:ctrlPr>
              <w:rPr>
                <w:rFonts w:ascii="Cambria Math" w:hAnsi="Cambria Math"/>
              </w:rPr>
            </m:ctrlPr>
          </m:dPr>
          <m:e>
            <m:r>
              <w:rPr>
                <w:rFonts w:ascii="Cambria Math" w:hAnsi="Cambria Math"/>
              </w:rPr>
              <m:t>θ</m:t>
            </m:r>
          </m:e>
        </m:d>
      </m:oMath>
      <w:r>
        <w:rPr>
          <w:rFonts w:hint="eastAsia"/>
        </w:rPr>
        <w:t>。那么随着算法的进行，各神经元的损失函数值会越来越小，最终就会得到我们想要的函数</w:t>
      </w:r>
      <w:r>
        <w:rPr>
          <w:rFonts w:hint="eastAsia"/>
        </w:rPr>
        <w:t>h</w:t>
      </w:r>
      <w:r>
        <w:rPr>
          <w:rFonts w:hint="eastAsia"/>
        </w:rPr>
        <w:t>。</w:t>
      </w:r>
    </w:p>
    <w:p w14:paraId="6110A917" w14:textId="206E87F9" w:rsidR="000524F8" w:rsidRDefault="009D5B90" w:rsidP="001C5B31">
      <w:pPr>
        <w:pStyle w:val="a0"/>
        <w:ind w:firstLine="480"/>
      </w:pPr>
      <w:r>
        <w:rPr>
          <w:rFonts w:hint="eastAsia"/>
        </w:rPr>
        <w:t>在信息论中，常用交叉熵来衡量两个概率分布</w:t>
      </w:r>
      <w:r>
        <w:rPr>
          <w:rFonts w:hint="eastAsia"/>
        </w:rPr>
        <w:t>p</w:t>
      </w:r>
      <w:r>
        <w:rPr>
          <w:rFonts w:hint="eastAsia"/>
        </w:rPr>
        <w:t>、</w:t>
      </w:r>
      <w:r>
        <w:rPr>
          <w:rFonts w:hint="eastAsia"/>
        </w:rPr>
        <w:t>q</w:t>
      </w:r>
      <w:r>
        <w:rPr>
          <w:rFonts w:hint="eastAsia"/>
        </w:rPr>
        <w:t>之间的相似性。交叉熵越小，说明</w:t>
      </w:r>
      <w:r>
        <w:rPr>
          <w:rFonts w:hint="eastAsia"/>
        </w:rPr>
        <w:t>p</w:t>
      </w:r>
      <w:r>
        <w:rPr>
          <w:rFonts w:hint="eastAsia"/>
        </w:rPr>
        <w:t>和</w:t>
      </w:r>
      <w:r>
        <w:rPr>
          <w:rFonts w:hint="eastAsia"/>
        </w:rPr>
        <w:t>q</w:t>
      </w:r>
      <w:r>
        <w:rPr>
          <w:rFonts w:hint="eastAsia"/>
        </w:rPr>
        <w:t>越相似。</w:t>
      </w:r>
      <w:r w:rsidR="000524F8">
        <w:rPr>
          <w:rFonts w:hint="eastAsia"/>
        </w:rPr>
        <w:t>从</w:t>
      </w:r>
      <w:r>
        <w:rPr>
          <w:rFonts w:hint="eastAsia"/>
        </w:rPr>
        <w:t>这个</w:t>
      </w:r>
      <w:r w:rsidR="000524F8">
        <w:rPr>
          <w:rFonts w:hint="eastAsia"/>
        </w:rPr>
        <w:t>角度来考虑的话，根据定义，样本分布</w:t>
      </w:r>
      <w:r w:rsidR="000524F8">
        <w:rPr>
          <w:rFonts w:hint="eastAsia"/>
        </w:rPr>
        <w:t>y</w:t>
      </w:r>
      <w:r w:rsidR="000524F8">
        <w:rPr>
          <w:rFonts w:hint="eastAsia"/>
        </w:rPr>
        <w:t>和预测分布</w:t>
      </w:r>
      <w:ins w:id="578" w:author="王勖" w:date="2017-05-26T22:21:00Z">
        <w:r w:rsidR="00433054" w:rsidRPr="00433054">
          <w:t>y'</w:t>
        </w:r>
      </w:ins>
      <w:del w:id="579" w:author="Unknown">
        <w:r w:rsidR="000524F8" w:rsidRPr="00433054" w:rsidDel="00433054">
          <w:rPr>
            <w:rFonts w:hint="eastAsia"/>
          </w:rPr>
          <w:delText>y</w:delText>
        </w:r>
      </w:del>
      <w:del w:id="580" w:author="王勖" w:date="2017-05-26T22:21:00Z">
        <w:r w:rsidR="000524F8" w:rsidDel="00433054">
          <w:delText>’</w:delText>
        </w:r>
      </w:del>
      <w:r w:rsidR="000524F8">
        <w:rPr>
          <w:rFonts w:hint="eastAsia"/>
        </w:rPr>
        <w:t>的交叉熵</w:t>
      </w:r>
    </w:p>
    <w:p w14:paraId="5733CFFD" w14:textId="77777777" w:rsidR="000524F8" w:rsidRPr="000524F8" w:rsidRDefault="000524F8" w:rsidP="001C5B31">
      <w:pPr>
        <w:pStyle w:val="a0"/>
        <w:ind w:firstLine="480"/>
        <w:rPr>
          <w:rFonts w:ascii="Cambria Math" w:hAnsi="Cambria Math"/>
        </w:rPr>
      </w:pPr>
      <m:oMathPara>
        <m:oMath>
          <m:r>
            <w:rPr>
              <w:rFonts w:ascii="Cambria Math" w:hAnsi="Cambria Math"/>
            </w:rPr>
            <m:t>CrossEntropy</m:t>
          </m:r>
          <m:d>
            <m:dPr>
              <m:ctrlPr>
                <w:rPr>
                  <w:rFonts w:ascii="Cambria Math" w:hAnsi="Cambria Math"/>
                </w:rPr>
              </m:ctrlPr>
            </m:dPr>
            <m:e>
              <m:r>
                <w:rPr>
                  <w:rFonts w:ascii="Cambria Math" w:hAnsi="Cambria Math"/>
                </w:rPr>
                <m:t>y, y'</m:t>
              </m:r>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e>
              </m:d>
              <m:r>
                <w:rPr>
                  <w:rFonts w:ascii="Cambria Math" w:hAnsi="Cambria Math"/>
                </w:rPr>
                <m:t>log</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e>
              </m:d>
              <m:r>
                <m:rPr>
                  <m:sty m:val="p"/>
                </m:rPr>
                <w:rPr>
                  <w:rFonts w:ascii="Cambria Math" w:hAnsi="Cambria Math"/>
                </w:rPr>
                <m:t>]</m:t>
              </m:r>
            </m:e>
          </m:nary>
        </m:oMath>
      </m:oMathPara>
    </w:p>
    <w:p w14:paraId="79BF07AE" w14:textId="77777777" w:rsidR="00053087" w:rsidRPr="000524F8" w:rsidRDefault="000829B2" w:rsidP="001C5B31">
      <w:pPr>
        <w:pStyle w:val="a0"/>
        <w:ind w:firstLine="480"/>
      </w:pPr>
      <w:r>
        <w:rPr>
          <w:rFonts w:hint="eastAsia"/>
        </w:rPr>
        <w:t>显然，</w:t>
      </w:r>
      <w:r w:rsidR="000524F8">
        <w:rPr>
          <w:rFonts w:hint="eastAsia"/>
        </w:rPr>
        <w:t>我们的损失函数</w:t>
      </w:r>
      <m:oMath>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sidR="000524F8">
        <w:rPr>
          <w:rFonts w:hint="eastAsia"/>
        </w:rPr>
        <w:t>刚好</w:t>
      </w:r>
      <w:r w:rsidR="009D5B90">
        <w:rPr>
          <w:rFonts w:hint="eastAsia"/>
        </w:rPr>
        <w:t>正比</w:t>
      </w:r>
      <w:r w:rsidR="000524F8">
        <w:rPr>
          <w:rFonts w:hint="eastAsia"/>
        </w:rPr>
        <w:t>于</w:t>
      </w:r>
      <w:r w:rsidR="000524F8">
        <w:rPr>
          <w:rFonts w:hint="eastAsia"/>
        </w:rPr>
        <w:t>y</w:t>
      </w:r>
      <w:r w:rsidR="000524F8">
        <w:rPr>
          <w:rFonts w:hint="eastAsia"/>
        </w:rPr>
        <w:t>和</w:t>
      </w:r>
      <w:r w:rsidR="000524F8">
        <w:rPr>
          <w:rFonts w:hint="eastAsia"/>
        </w:rPr>
        <w:t>y</w:t>
      </w:r>
      <w:r w:rsidR="000524F8">
        <w:t>’</w:t>
      </w:r>
      <w:r w:rsidR="000524F8">
        <w:rPr>
          <w:rFonts w:hint="eastAsia"/>
        </w:rPr>
        <w:t>的交叉熵</w:t>
      </w:r>
      <m:oMath>
        <m:r>
          <w:rPr>
            <w:rFonts w:ascii="Cambria Math" w:hAnsi="Cambria Math"/>
          </w:rPr>
          <m:t>CrossEntropy</m:t>
        </m:r>
        <m:d>
          <m:dPr>
            <m:ctrlPr>
              <w:rPr>
                <w:rFonts w:ascii="Cambria Math" w:hAnsi="Cambria Math"/>
              </w:rPr>
            </m:ctrlPr>
          </m:dPr>
          <m:e>
            <m:r>
              <w:rPr>
                <w:rFonts w:ascii="Cambria Math" w:hAnsi="Cambria Math"/>
              </w:rPr>
              <m:t>y, y'</m:t>
            </m:r>
          </m:e>
        </m:d>
      </m:oMath>
      <w:r w:rsidR="000524F8">
        <w:rPr>
          <w:rFonts w:hint="eastAsia"/>
        </w:rPr>
        <w:t>。</w:t>
      </w:r>
    </w:p>
    <w:p w14:paraId="30969832" w14:textId="77777777" w:rsidR="0016027D" w:rsidRDefault="0016027D" w:rsidP="0016027D">
      <w:pPr>
        <w:pStyle w:val="3"/>
        <w:spacing w:before="156" w:after="156"/>
        <w:ind w:firstLine="360"/>
      </w:pPr>
      <w:bookmarkStart w:id="581" w:name="_Toc484097116"/>
      <w:r>
        <w:rPr>
          <w:rFonts w:hint="eastAsia"/>
        </w:rPr>
        <w:lastRenderedPageBreak/>
        <w:t>后向传播</w:t>
      </w:r>
      <w:bookmarkEnd w:id="581"/>
    </w:p>
    <w:p w14:paraId="1C5984EB" w14:textId="77777777" w:rsidR="00DF3FD5" w:rsidRDefault="009964E2" w:rsidP="00DF3FD5">
      <w:pPr>
        <w:pStyle w:val="a0"/>
        <w:ind w:firstLine="480"/>
      </w:pPr>
      <w:r>
        <w:rPr>
          <w:rFonts w:hint="eastAsia"/>
        </w:rPr>
        <w:t>我们使用后向传播的方法来训练出每个神经元的参数</w:t>
      </w:r>
      <m:oMath>
        <m:r>
          <w:rPr>
            <w:rFonts w:ascii="Cambria Math" w:hAnsi="Cambria Math"/>
          </w:rPr>
          <m:t>θ</m:t>
        </m:r>
      </m:oMath>
      <w:r>
        <w:rPr>
          <w:rFonts w:hint="eastAsia"/>
        </w:rPr>
        <w:t>。</w:t>
      </w:r>
    </w:p>
    <w:p w14:paraId="314CDB2D" w14:textId="77777777" w:rsidR="001242B6" w:rsidRDefault="009964E2" w:rsidP="009964E2">
      <w:pPr>
        <w:pStyle w:val="a0"/>
        <w:ind w:firstLine="480"/>
      </w:pPr>
      <w:r>
        <w:rPr>
          <w:rFonts w:hint="eastAsia"/>
        </w:rPr>
        <w:t>首先初始化所有</w:t>
      </w:r>
      <m:oMath>
        <m:r>
          <w:rPr>
            <w:rFonts w:ascii="Cambria Math" w:hAnsi="Cambria Math"/>
          </w:rPr>
          <m:t>θ</m:t>
        </m:r>
      </m:oMath>
      <w:r>
        <w:rPr>
          <w:rFonts w:hint="eastAsia"/>
        </w:rPr>
        <w:t>为随机值。每次迭代中，首先算出输出层的损失函数值</w:t>
      </w:r>
      <m:oMath>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Pr>
          <w:rFonts w:hint="eastAsia"/>
        </w:rPr>
        <w:t>，然后更新该神经元的参数</w:t>
      </w:r>
      <m:oMath>
        <m:r>
          <w:rPr>
            <w:rFonts w:ascii="Cambria Math" w:hAnsi="Cambria Math"/>
          </w:rPr>
          <m:t>θ</m:t>
        </m:r>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η</m:t>
        </m:r>
        <m:r>
          <w:rPr>
            <w:rFonts w:ascii="Cambria Math" w:hAnsi="Cambria Math" w:hint="eastAsia"/>
          </w:rPr>
          <m:t>*</m:t>
        </m:r>
        <m:r>
          <m:rPr>
            <m:sty m:val="p"/>
          </m:rPr>
          <w:rPr>
            <w:rFonts w:ascii="Cambria Math" w:hAnsi="Cambria Math" w:hint="eastAsia"/>
          </w:rPr>
          <m:t>Δ</m:t>
        </m:r>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sidR="00B55D94">
        <w:rPr>
          <w:rFonts w:hint="eastAsia"/>
        </w:rPr>
        <w:t>，其中</w:t>
      </w:r>
      <m:oMath>
        <m:r>
          <w:rPr>
            <w:rFonts w:ascii="Cambria Math" w:hAnsi="Cambria Math"/>
          </w:rPr>
          <m:t>η</m:t>
        </m:r>
      </m:oMath>
      <w:r w:rsidR="00B55D94">
        <w:rPr>
          <w:rFonts w:hint="eastAsia"/>
        </w:rPr>
        <w:t>为设置好的参数，用于控制学习速率，</w:t>
      </w:r>
      <m:oMath>
        <m:r>
          <m:rPr>
            <m:sty m:val="p"/>
          </m:rPr>
          <w:rPr>
            <w:rFonts w:ascii="Cambria Math" w:hAnsi="Cambria Math" w:hint="eastAsia"/>
          </w:rPr>
          <m:t>Δ</m:t>
        </m:r>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sidR="00B55D94">
        <w:rPr>
          <w:rFonts w:hint="eastAsia"/>
        </w:rPr>
        <w:t>为</w:t>
      </w:r>
      <w:r w:rsidR="00B55D94">
        <w:rPr>
          <w:rFonts w:hint="eastAsia"/>
        </w:rPr>
        <w:t>loss</w:t>
      </w:r>
      <w:r w:rsidR="00B55D94">
        <w:rPr>
          <w:rFonts w:hint="eastAsia"/>
        </w:rPr>
        <w:t>对于</w:t>
      </w:r>
      <m:oMath>
        <m:r>
          <w:rPr>
            <w:rFonts w:ascii="Cambria Math" w:hAnsi="Cambria Math"/>
          </w:rPr>
          <m:t>θ</m:t>
        </m:r>
      </m:oMath>
      <w:r w:rsidR="00B55D94">
        <w:rPr>
          <w:rFonts w:hint="eastAsia"/>
        </w:rPr>
        <w:t>的梯度。</w:t>
      </w:r>
    </w:p>
    <w:p w14:paraId="6C8122D7" w14:textId="77777777" w:rsidR="001242B6" w:rsidRDefault="001242B6" w:rsidP="009964E2">
      <w:pPr>
        <w:pStyle w:val="a0"/>
        <w:ind w:firstLine="480"/>
      </w:pPr>
      <w:r>
        <w:rPr>
          <w:rFonts w:hint="eastAsia"/>
        </w:rPr>
        <w:t>对于隐层，我们定义函数</w:t>
      </w:r>
    </w:p>
    <w:p w14:paraId="3122759D" w14:textId="77777777" w:rsidR="001242B6" w:rsidRDefault="00547A99" w:rsidP="009964E2">
      <w:pPr>
        <w:pStyle w:val="a0"/>
        <w:ind w:firstLine="480"/>
      </w:pPr>
      <m:oMathPara>
        <m:oMath>
          <m:sSub>
            <m:sSubPr>
              <m:ctrlPr>
                <w:rPr>
                  <w:rFonts w:ascii="Cambria Math" w:hAnsi="Cambria Math"/>
                  <w:i/>
                </w:rPr>
              </m:ctrlPr>
            </m:sSubPr>
            <m:e>
              <m:r>
                <w:rPr>
                  <w:rFonts w:ascii="Cambria Math" w:hAnsi="Cambria Math"/>
                </w:rPr>
                <m:t>loss</m:t>
              </m:r>
            </m:e>
            <m:sub>
              <m:r>
                <w:rPr>
                  <w:rFonts w:ascii="Cambria Math" w:hAnsi="Cambria Math"/>
                </w:rPr>
                <m:t>k</m:t>
              </m:r>
            </m:sub>
          </m:sSub>
          <m:d>
            <m:dPr>
              <m:ctrlPr>
                <w:rPr>
                  <w:rFonts w:ascii="Cambria Math" w:hAnsi="Cambria Math"/>
                </w:rPr>
              </m:ctrlPr>
            </m:dPr>
            <m:e>
              <m:sSup>
                <m:sSupPr>
                  <m:ctrlPr>
                    <w:rPr>
                      <w:rFonts w:ascii="Cambria Math" w:hAnsi="Cambria Math"/>
                      <w:i/>
                    </w:rPr>
                  </m:ctrlPr>
                </m:sSupPr>
                <m:e>
                  <m:r>
                    <w:rPr>
                      <w:rFonts w:ascii="Cambria Math" w:hAnsi="Cambria Math"/>
                    </w:rPr>
                    <m:t>θ</m:t>
                  </m:r>
                </m:e>
                <m:sup>
                  <m:r>
                    <w:rPr>
                      <w:rFonts w:ascii="Cambria Math" w:hAnsi="Cambria Math"/>
                    </w:rPr>
                    <m:t>(k)</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loss</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(k+1)</m:t>
                  </m:r>
                </m:sup>
              </m:sSubSup>
            </m:e>
          </m:nary>
        </m:oMath>
      </m:oMathPara>
    </w:p>
    <w:p w14:paraId="1206C3E8" w14:textId="77777777" w:rsidR="009964E2" w:rsidRPr="00B55D94" w:rsidRDefault="001242B6" w:rsidP="00733F0C">
      <w:pPr>
        <w:pStyle w:val="a0"/>
        <w:ind w:firstLine="480"/>
      </w:pPr>
      <w:r>
        <w:rPr>
          <w:rFonts w:hint="eastAsia"/>
        </w:rPr>
        <w:t>其中</w:t>
      </w:r>
      <w:r>
        <w:rPr>
          <w:rFonts w:hint="eastAsia"/>
        </w:rPr>
        <w:t>k</w:t>
      </w:r>
      <w:r>
        <w:rPr>
          <w:rFonts w:hint="eastAsia"/>
        </w:rPr>
        <w:t>为当前层数，</w:t>
      </w:r>
      <m:oMath>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(k+1)</m:t>
            </m:r>
          </m:sup>
        </m:sSubSup>
      </m:oMath>
      <w:r>
        <w:rPr>
          <w:rFonts w:hint="eastAsia"/>
        </w:rPr>
        <w:t>为</w:t>
      </w:r>
      <w:r>
        <w:rPr>
          <w:rFonts w:hint="eastAsia"/>
        </w:rPr>
        <w:t>k+</w:t>
      </w:r>
      <w:r>
        <w:t>1</w:t>
      </w:r>
      <w:r>
        <w:rPr>
          <w:rFonts w:hint="eastAsia"/>
        </w:rPr>
        <w:t>层与</w:t>
      </w:r>
      <w:r>
        <w:rPr>
          <w:rFonts w:hint="eastAsia"/>
        </w:rPr>
        <w:t>k</w:t>
      </w:r>
      <w:r>
        <w:rPr>
          <w:rFonts w:hint="eastAsia"/>
        </w:rPr>
        <w:t>层该神经元连接的那个分量。</w:t>
      </w:r>
      <w:r w:rsidR="00733F0C">
        <w:rPr>
          <w:rFonts w:hint="eastAsia"/>
        </w:rPr>
        <w:t>接着从后向前迭代每一层，按照</w:t>
      </w:r>
      <m:oMath>
        <m:r>
          <w:rPr>
            <w:rFonts w:ascii="Cambria Math" w:hAnsi="Cambria Math"/>
          </w:rPr>
          <m:t>θ</m:t>
        </m:r>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η</m:t>
        </m:r>
        <m:r>
          <w:rPr>
            <w:rFonts w:ascii="MS Mincho" w:eastAsia="MS Mincho" w:hAnsi="MS Mincho" w:cs="MS Mincho" w:hint="eastAsia"/>
          </w:rPr>
          <m:t>*</m:t>
        </m:r>
        <m:r>
          <m:rPr>
            <m:sty m:val="p"/>
          </m:rPr>
          <w:rPr>
            <w:rFonts w:ascii="Cambria Math" w:hAnsi="Cambria Math" w:hint="eastAsia"/>
          </w:rPr>
          <m:t>Δ</m:t>
        </m:r>
        <m:sSub>
          <m:sSubPr>
            <m:ctrlPr>
              <w:rPr>
                <w:rFonts w:ascii="Cambria Math" w:hAnsi="Cambria Math"/>
                <w:i/>
              </w:rPr>
            </m:ctrlPr>
          </m:sSubPr>
          <m:e>
            <m:r>
              <w:rPr>
                <w:rFonts w:ascii="Cambria Math" w:hAnsi="Cambria Math"/>
              </w:rPr>
              <m:t>loss</m:t>
            </m:r>
          </m:e>
          <m:sub>
            <m:r>
              <w:rPr>
                <w:rFonts w:ascii="Cambria Math" w:hAnsi="Cambria Math"/>
              </w:rPr>
              <m:t>k</m:t>
            </m:r>
          </m:sub>
        </m:sSub>
        <m:d>
          <m:dPr>
            <m:ctrlPr>
              <w:rPr>
                <w:rFonts w:ascii="Cambria Math" w:hAnsi="Cambria Math"/>
              </w:rPr>
            </m:ctrlPr>
          </m:dPr>
          <m:e>
            <m:sSup>
              <m:sSupPr>
                <m:ctrlPr>
                  <w:rPr>
                    <w:rFonts w:ascii="Cambria Math" w:hAnsi="Cambria Math"/>
                    <w:i/>
                  </w:rPr>
                </m:ctrlPr>
              </m:sSupPr>
              <m:e>
                <m:r>
                  <w:rPr>
                    <w:rFonts w:ascii="Cambria Math" w:hAnsi="Cambria Math"/>
                  </w:rPr>
                  <m:t>θ</m:t>
                </m:r>
              </m:e>
              <m:sup>
                <m:r>
                  <w:rPr>
                    <w:rFonts w:ascii="Cambria Math" w:hAnsi="Cambria Math"/>
                  </w:rPr>
                  <m:t>(k)</m:t>
                </m:r>
              </m:sup>
            </m:sSup>
          </m:e>
        </m:d>
      </m:oMath>
      <w:r w:rsidR="00733F0C">
        <w:rPr>
          <w:rFonts w:hint="eastAsia"/>
        </w:rPr>
        <w:t>更新每个神经元的参数。直到达到最大的迭代次数。</w:t>
      </w:r>
    </w:p>
    <w:p w14:paraId="289653C7" w14:textId="77777777" w:rsidR="0016027D" w:rsidRDefault="0016027D" w:rsidP="0016027D">
      <w:pPr>
        <w:pStyle w:val="3"/>
        <w:spacing w:before="156" w:after="156"/>
        <w:ind w:firstLine="360"/>
      </w:pPr>
      <w:bookmarkStart w:id="582" w:name="_Toc484097117"/>
      <w:r>
        <w:rPr>
          <w:rFonts w:hint="eastAsia"/>
        </w:rPr>
        <w:t>L</w:t>
      </w:r>
      <w:r>
        <w:t>2</w:t>
      </w:r>
      <w:r>
        <w:rPr>
          <w:rFonts w:hint="eastAsia"/>
        </w:rPr>
        <w:t>正则化</w:t>
      </w:r>
      <w:bookmarkEnd w:id="582"/>
    </w:p>
    <w:p w14:paraId="2A18D17C" w14:textId="77777777" w:rsidR="00DF3FD5" w:rsidRDefault="00CF7D7C" w:rsidP="00DF3FD5">
      <w:pPr>
        <w:pStyle w:val="a0"/>
        <w:ind w:firstLine="480"/>
      </w:pPr>
      <w:r>
        <w:rPr>
          <w:rFonts w:hint="eastAsia"/>
        </w:rPr>
        <w:t>由于人工神经网络需要大量的数据来训练，而我们的训练数据不够多，比较容易导致过拟合。为了防止这一现象，我们在损失函数上添加了</w:t>
      </w:r>
      <w:r>
        <w:rPr>
          <w:rFonts w:hint="eastAsia"/>
        </w:rPr>
        <w:t>L2</w:t>
      </w:r>
      <w:r>
        <w:rPr>
          <w:rFonts w:hint="eastAsia"/>
        </w:rPr>
        <w:t>正则项：</w:t>
      </w:r>
    </w:p>
    <w:p w14:paraId="152953DF" w14:textId="54C3FA63" w:rsidR="00CF7D7C" w:rsidRPr="00CF7D7C" w:rsidRDefault="00CF7D7C" w:rsidP="00DF3FD5">
      <w:pPr>
        <w:pStyle w:val="a0"/>
        <w:ind w:firstLine="480"/>
      </w:pPr>
      <m:oMathPara>
        <m:oMath>
          <m:r>
            <w:rPr>
              <w:rFonts w:ascii="Cambria Math" w:hAnsi="Cambria Math"/>
            </w:rPr>
            <m:t>l</m:t>
          </m:r>
          <m:r>
            <w:rPr>
              <w:rFonts w:ascii="Cambria Math" w:hAnsi="Cambria Math" w:hint="eastAsia"/>
            </w:rPr>
            <m:t>os</m:t>
          </m:r>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d>
            <m:dPr>
              <m:ctrlPr>
                <w:rPr>
                  <w:rFonts w:ascii="Cambria Math" w:hAnsi="Cambria Math"/>
                </w:rPr>
              </m:ctrlPr>
            </m:dPr>
            <m:e>
              <m:r>
                <w:rPr>
                  <w:rFonts w:ascii="Cambria Math" w:hAnsi="Cambria Math"/>
                </w:rPr>
                <m:t>θ</m:t>
              </m:r>
            </m:e>
          </m:d>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D8352F9" w14:textId="77777777" w:rsidR="00884865" w:rsidRPr="00884865" w:rsidRDefault="00CF7D7C" w:rsidP="00DF3FD5">
      <w:pPr>
        <w:pStyle w:val="a0"/>
        <w:ind w:firstLine="480"/>
      </w:pPr>
      <w:r>
        <w:rPr>
          <w:rFonts w:hint="eastAsia"/>
        </w:rPr>
        <w:t>其中</w:t>
      </w:r>
      <m:oMath>
        <m:r>
          <w:rPr>
            <w:rFonts w:ascii="Cambria Math" w:hAnsi="Cambria Math"/>
          </w:rPr>
          <m:t>λ</m:t>
        </m:r>
      </m:oMath>
      <w:r>
        <w:rPr>
          <w:rFonts w:hint="eastAsia"/>
        </w:rPr>
        <w:t>为设置好的控制正则化力度的参数。</w:t>
      </w:r>
      <w:r w:rsidR="00884865">
        <w:rPr>
          <w:rFonts w:hint="eastAsia"/>
        </w:rPr>
        <w:t>可以看出，</w:t>
      </w:r>
      <w:r w:rsidR="00884865">
        <w:rPr>
          <w:rFonts w:hint="eastAsia"/>
        </w:rPr>
        <w:t>L</w:t>
      </w:r>
      <w:r w:rsidR="00884865">
        <w:t>2</w:t>
      </w:r>
      <w:r w:rsidR="00884865">
        <w:rPr>
          <w:rFonts w:hint="eastAsia"/>
        </w:rPr>
        <w:t>正则项其实是一个惩罚项，</w:t>
      </w:r>
      <m:oMath>
        <m:r>
          <w:rPr>
            <w:rFonts w:ascii="Cambria Math" w:hAnsi="Cambria Math"/>
          </w:rPr>
          <m:t>θ</m:t>
        </m:r>
      </m:oMath>
      <w:r w:rsidR="00884865">
        <w:rPr>
          <w:rFonts w:hint="eastAsia"/>
        </w:rPr>
        <w:t>的各分量越大，惩罚越严重。这样可以使模型变得更简单，而简单的模型一般更有范化的能力。</w:t>
      </w:r>
    </w:p>
    <w:p w14:paraId="621306CD" w14:textId="77777777" w:rsidR="00CF7D7C" w:rsidRPr="00CF7D7C" w:rsidRDefault="00884865" w:rsidP="00DF3FD5">
      <w:pPr>
        <w:pStyle w:val="a0"/>
        <w:ind w:firstLine="480"/>
      </w:pPr>
      <w:r>
        <w:rPr>
          <w:rFonts w:hint="eastAsia"/>
        </w:rPr>
        <w:t>算法思路很朴素：通过最小化损失函数来拟合训练集，又通过加入正则项来防止过分拟合训练集。</w:t>
      </w:r>
    </w:p>
    <w:p w14:paraId="0EF8D97E" w14:textId="77777777" w:rsidR="00D6710E" w:rsidRPr="00D6710E" w:rsidRDefault="00D6710E" w:rsidP="00D6710E">
      <w:pPr>
        <w:pStyle w:val="3"/>
        <w:spacing w:before="156" w:after="156"/>
        <w:ind w:firstLine="360"/>
      </w:pPr>
      <w:bookmarkStart w:id="583" w:name="_Toc484097118"/>
      <w:r>
        <w:rPr>
          <w:rFonts w:hint="eastAsia"/>
        </w:rPr>
        <w:t>Dropout</w:t>
      </w:r>
      <w:r>
        <w:rPr>
          <w:rFonts w:hint="eastAsia"/>
        </w:rPr>
        <w:t>优化</w:t>
      </w:r>
      <w:bookmarkEnd w:id="583"/>
    </w:p>
    <w:p w14:paraId="7BBC6347" w14:textId="77777777" w:rsidR="009D3984" w:rsidRPr="009D3984" w:rsidRDefault="00227CE0" w:rsidP="009D3984">
      <w:pPr>
        <w:pStyle w:val="a0"/>
        <w:ind w:firstLine="480"/>
      </w:pPr>
      <w:r>
        <w:rPr>
          <w:rFonts w:hint="eastAsia"/>
        </w:rPr>
        <w:t>为了进一步的防止过拟合，算法使用了</w:t>
      </w:r>
      <w:r>
        <w:rPr>
          <w:rFonts w:hint="eastAsia"/>
        </w:rPr>
        <w:t>dropout</w:t>
      </w:r>
      <w:r>
        <w:rPr>
          <w:rFonts w:hint="eastAsia"/>
        </w:rPr>
        <w:t>的优化策略，也就是说，在算法的每次迭代过程中，都暂时丢弃一部分</w:t>
      </w:r>
      <w:r w:rsidR="006F1323">
        <w:rPr>
          <w:rFonts w:hint="eastAsia"/>
        </w:rPr>
        <w:t>（比例为算法的参数</w:t>
      </w:r>
      <w:r w:rsidR="006F1323">
        <w:rPr>
          <w:rFonts w:hint="eastAsia"/>
        </w:rPr>
        <w:t>dropout_rate</w:t>
      </w:r>
      <w:r w:rsidR="006F1323">
        <w:rPr>
          <w:rFonts w:hint="eastAsia"/>
        </w:rPr>
        <w:t>）</w:t>
      </w:r>
      <w:r>
        <w:rPr>
          <w:rFonts w:hint="eastAsia"/>
        </w:rPr>
        <w:t>随机的神经元。</w:t>
      </w:r>
      <w:r w:rsidR="00113579">
        <w:rPr>
          <w:rFonts w:hint="eastAsia"/>
        </w:rPr>
        <w:t>也就</w:t>
      </w:r>
      <w:r w:rsidRPr="00227CE0">
        <w:rPr>
          <w:rFonts w:hint="eastAsia"/>
        </w:rPr>
        <w:t>相当于</w:t>
      </w:r>
      <w:r>
        <w:rPr>
          <w:rFonts w:hint="eastAsia"/>
        </w:rPr>
        <w:t>我们</w:t>
      </w:r>
      <w:r w:rsidR="00113579">
        <w:rPr>
          <w:rFonts w:hint="eastAsia"/>
        </w:rPr>
        <w:t>训练出</w:t>
      </w:r>
      <w:r>
        <w:rPr>
          <w:rFonts w:hint="eastAsia"/>
        </w:rPr>
        <w:t>了很多个部分结构的神经网络</w:t>
      </w:r>
      <w:r w:rsidRPr="00227CE0">
        <w:rPr>
          <w:rFonts w:hint="eastAsia"/>
        </w:rPr>
        <w:t>，每一个</w:t>
      </w:r>
      <w:r w:rsidR="00424EC3">
        <w:rPr>
          <w:rFonts w:hint="eastAsia"/>
        </w:rPr>
        <w:t>经过</w:t>
      </w:r>
      <w:r w:rsidR="00424EC3">
        <w:rPr>
          <w:rFonts w:hint="eastAsia"/>
        </w:rPr>
        <w:t>dropout</w:t>
      </w:r>
      <w:r w:rsidR="00424EC3">
        <w:rPr>
          <w:rFonts w:hint="eastAsia"/>
        </w:rPr>
        <w:t>剩下的</w:t>
      </w:r>
      <w:r>
        <w:rPr>
          <w:rFonts w:hint="eastAsia"/>
        </w:rPr>
        <w:t>神经网络</w:t>
      </w:r>
      <w:r w:rsidR="00424EC3">
        <w:rPr>
          <w:rFonts w:hint="eastAsia"/>
        </w:rPr>
        <w:t>的部分（以下简称部分）都可以给出一种</w:t>
      </w:r>
      <w:r w:rsidRPr="00227CE0">
        <w:rPr>
          <w:rFonts w:hint="eastAsia"/>
        </w:rPr>
        <w:t>分类结果，</w:t>
      </w:r>
      <w:r w:rsidR="00F461DE">
        <w:rPr>
          <w:rFonts w:hint="eastAsia"/>
        </w:rPr>
        <w:t>分类结果有些正确，有些错误</w:t>
      </w:r>
      <w:r w:rsidRPr="00227CE0">
        <w:rPr>
          <w:rFonts w:hint="eastAsia"/>
        </w:rPr>
        <w:t>。</w:t>
      </w:r>
      <w:r w:rsidR="00424EC3">
        <w:rPr>
          <w:rFonts w:hint="eastAsia"/>
        </w:rPr>
        <w:t>不断让网络进行训练</w:t>
      </w:r>
      <w:r w:rsidRPr="00227CE0">
        <w:rPr>
          <w:rFonts w:hint="eastAsia"/>
        </w:rPr>
        <w:t>，</w:t>
      </w:r>
      <w:r w:rsidR="00424EC3">
        <w:rPr>
          <w:rFonts w:hint="eastAsia"/>
        </w:rPr>
        <w:t>大多数部分的分类结果都是比较优秀的，</w:t>
      </w:r>
      <w:r w:rsidRPr="00227CE0">
        <w:rPr>
          <w:rFonts w:hint="eastAsia"/>
        </w:rPr>
        <w:t>少数的错误</w:t>
      </w:r>
      <w:r w:rsidR="00424EC3">
        <w:rPr>
          <w:rFonts w:hint="eastAsia"/>
        </w:rPr>
        <w:t>分类的部分</w:t>
      </w:r>
      <w:r w:rsidRPr="00227CE0">
        <w:rPr>
          <w:rFonts w:hint="eastAsia"/>
        </w:rPr>
        <w:lastRenderedPageBreak/>
        <w:t>对</w:t>
      </w:r>
      <w:r w:rsidR="00424EC3">
        <w:rPr>
          <w:rFonts w:hint="eastAsia"/>
        </w:rPr>
        <w:t>整个网络的分类结果</w:t>
      </w:r>
      <w:r w:rsidR="00AF275A">
        <w:rPr>
          <w:rFonts w:hint="eastAsia"/>
        </w:rPr>
        <w:t>影响</w:t>
      </w:r>
      <w:r w:rsidR="004A5179">
        <w:rPr>
          <w:rFonts w:hint="eastAsia"/>
        </w:rPr>
        <w:t>不大</w:t>
      </w:r>
      <w:r w:rsidR="00AF275A">
        <w:rPr>
          <w:rFonts w:hint="eastAsia"/>
        </w:rPr>
        <w:t>，同时又因为每次迭代减少了部分神经元，也就是减少了参数的维度，而减少了算法过拟合的风险。</w:t>
      </w:r>
    </w:p>
    <w:p w14:paraId="053996F4" w14:textId="77777777" w:rsidR="00180A95" w:rsidRDefault="00180A95" w:rsidP="00180A95">
      <w:pPr>
        <w:pStyle w:val="2"/>
        <w:spacing w:before="156" w:after="156"/>
      </w:pPr>
      <w:bookmarkStart w:id="584" w:name="_Toc484097119"/>
      <w:r>
        <w:rPr>
          <w:rFonts w:hint="eastAsia"/>
        </w:rPr>
        <w:t>人工神经网络的并行化</w:t>
      </w:r>
      <w:bookmarkEnd w:id="584"/>
    </w:p>
    <w:p w14:paraId="0D60C15F" w14:textId="77777777" w:rsidR="00775065" w:rsidRDefault="00CD13C5" w:rsidP="00DF3FD5">
      <w:pPr>
        <w:pStyle w:val="a0"/>
        <w:ind w:firstLine="480"/>
      </w:pPr>
      <w:r>
        <w:rPr>
          <w:rFonts w:hint="eastAsia"/>
        </w:rPr>
        <w:t>与遗传算法一样，人工神经网络中也需要进行大量的矩阵运算，我们</w:t>
      </w:r>
      <w:r w:rsidR="00645B1A">
        <w:rPr>
          <w:rFonts w:hint="eastAsia"/>
        </w:rPr>
        <w:t>使用</w:t>
      </w:r>
      <w:r w:rsidR="00645B1A">
        <w:rPr>
          <w:rFonts w:hint="eastAsia"/>
        </w:rPr>
        <w:t>theano</w:t>
      </w:r>
      <w:r w:rsidR="00645B1A">
        <w:rPr>
          <w:rFonts w:hint="eastAsia"/>
        </w:rPr>
        <w:t>框架提供的功能，将数据转为</w:t>
      </w:r>
      <w:r w:rsidR="00645B1A">
        <w:rPr>
          <w:rFonts w:hint="eastAsia"/>
        </w:rPr>
        <w:t>32</w:t>
      </w:r>
      <w:r w:rsidR="00645B1A">
        <w:rPr>
          <w:rFonts w:hint="eastAsia"/>
        </w:rPr>
        <w:t>精度的浮点数，然后</w:t>
      </w:r>
      <w:r>
        <w:rPr>
          <w:rFonts w:hint="eastAsia"/>
        </w:rPr>
        <w:t>把矩阵运算</w:t>
      </w:r>
      <w:r w:rsidR="00645B1A">
        <w:rPr>
          <w:rFonts w:hint="eastAsia"/>
        </w:rPr>
        <w:t>等操作</w:t>
      </w:r>
      <w:r>
        <w:rPr>
          <w:rFonts w:hint="eastAsia"/>
        </w:rPr>
        <w:t>挪到</w:t>
      </w:r>
      <w:r>
        <w:rPr>
          <w:rFonts w:hint="eastAsia"/>
        </w:rPr>
        <w:t>GPU</w:t>
      </w:r>
      <w:r>
        <w:rPr>
          <w:rFonts w:hint="eastAsia"/>
        </w:rPr>
        <w:t>中做，来优化算法的执行效率。</w:t>
      </w:r>
    </w:p>
    <w:p w14:paraId="53E70BDD" w14:textId="77777777" w:rsidR="00775065" w:rsidRDefault="00775065">
      <w:pPr>
        <w:widowControl/>
        <w:jc w:val="left"/>
        <w:rPr>
          <w:sz w:val="24"/>
          <w:szCs w:val="24"/>
        </w:rPr>
      </w:pPr>
      <w:r>
        <w:br w:type="page"/>
      </w:r>
    </w:p>
    <w:p w14:paraId="61BEF985" w14:textId="77777777" w:rsidR="009D3984" w:rsidRDefault="00415C4B" w:rsidP="009D3984">
      <w:pPr>
        <w:pStyle w:val="1"/>
        <w:spacing w:after="312"/>
      </w:pPr>
      <w:bookmarkStart w:id="585" w:name="_Toc484097120"/>
      <w:r>
        <w:rPr>
          <w:rFonts w:hint="eastAsia"/>
        </w:rPr>
        <w:lastRenderedPageBreak/>
        <w:t>算法</w:t>
      </w:r>
      <w:r w:rsidR="009D3984">
        <w:rPr>
          <w:rFonts w:hint="eastAsia"/>
        </w:rPr>
        <w:t>实现</w:t>
      </w:r>
      <w:bookmarkEnd w:id="585"/>
    </w:p>
    <w:p w14:paraId="76775428" w14:textId="77777777" w:rsidR="00180A95" w:rsidRDefault="002D07B7" w:rsidP="00056BFF">
      <w:pPr>
        <w:pStyle w:val="2"/>
        <w:spacing w:before="156" w:after="156"/>
      </w:pPr>
      <w:bookmarkStart w:id="586" w:name="_Toc484097121"/>
      <w:r>
        <w:rPr>
          <w:rFonts w:hint="eastAsia"/>
        </w:rPr>
        <w:t>开发环境</w:t>
      </w:r>
      <w:bookmarkEnd w:id="586"/>
    </w:p>
    <w:p w14:paraId="5AE47180" w14:textId="77777777" w:rsidR="002D07B7" w:rsidRDefault="002D07B7" w:rsidP="002D07B7">
      <w:pPr>
        <w:pStyle w:val="a0"/>
        <w:ind w:leftChars="100" w:left="180" w:firstLineChars="0" w:firstLine="0"/>
        <w:rPr>
          <w:rFonts w:eastAsiaTheme="minorEastAsia"/>
        </w:rPr>
      </w:pPr>
      <w:r>
        <w:rPr>
          <w:rFonts w:eastAsiaTheme="minorEastAsia" w:hint="eastAsia"/>
        </w:rPr>
        <w:t>编程语言：</w:t>
      </w:r>
      <w:r>
        <w:rPr>
          <w:rFonts w:eastAsiaTheme="minorEastAsia" w:hint="eastAsia"/>
        </w:rPr>
        <w:t>P</w:t>
      </w:r>
      <w:r>
        <w:rPr>
          <w:rFonts w:eastAsiaTheme="minorEastAsia"/>
        </w:rPr>
        <w:t>ython 2.7</w:t>
      </w:r>
    </w:p>
    <w:p w14:paraId="08E315CB" w14:textId="77777777" w:rsidR="002D07B7" w:rsidRDefault="002D07B7" w:rsidP="002D07B7">
      <w:pPr>
        <w:pStyle w:val="a0"/>
        <w:ind w:leftChars="100" w:left="180" w:firstLineChars="0" w:firstLine="0"/>
        <w:rPr>
          <w:rFonts w:eastAsiaTheme="minorEastAsia"/>
        </w:rPr>
      </w:pPr>
      <w:r>
        <w:rPr>
          <w:rFonts w:eastAsiaTheme="minorEastAsia" w:hint="eastAsia"/>
        </w:rPr>
        <w:t>操作系统：</w:t>
      </w:r>
      <w:r>
        <w:rPr>
          <w:rFonts w:eastAsiaTheme="minorEastAsia" w:hint="eastAsia"/>
        </w:rPr>
        <w:t>W</w:t>
      </w:r>
      <w:r>
        <w:rPr>
          <w:rFonts w:eastAsiaTheme="minorEastAsia"/>
        </w:rPr>
        <w:t>indows 10 64</w:t>
      </w:r>
      <w:r>
        <w:rPr>
          <w:rFonts w:eastAsiaTheme="minorEastAsia" w:hint="eastAsia"/>
        </w:rPr>
        <w:t>bit</w:t>
      </w:r>
    </w:p>
    <w:p w14:paraId="0AC7BB81" w14:textId="77777777" w:rsidR="002D07B7" w:rsidRDefault="002D07B7" w:rsidP="002D07B7">
      <w:pPr>
        <w:pStyle w:val="a0"/>
        <w:ind w:leftChars="100" w:left="180" w:firstLineChars="0" w:firstLine="0"/>
        <w:rPr>
          <w:rFonts w:eastAsiaTheme="minorEastAsia"/>
        </w:rPr>
      </w:pPr>
      <w:r>
        <w:rPr>
          <w:rFonts w:eastAsiaTheme="minorEastAsia" w:hint="eastAsia"/>
        </w:rPr>
        <w:t>包管理工具：</w:t>
      </w:r>
      <w:r>
        <w:rPr>
          <w:rFonts w:eastAsiaTheme="minorEastAsia" w:hint="eastAsia"/>
        </w:rPr>
        <w:t>conda</w:t>
      </w:r>
      <w:r>
        <w:rPr>
          <w:rFonts w:eastAsiaTheme="minorEastAsia" w:hint="eastAsia"/>
        </w:rPr>
        <w:t>、</w:t>
      </w:r>
      <w:r>
        <w:rPr>
          <w:rFonts w:eastAsiaTheme="minorEastAsia" w:hint="eastAsia"/>
        </w:rPr>
        <w:t>pip</w:t>
      </w:r>
    </w:p>
    <w:p w14:paraId="2B710487" w14:textId="77777777" w:rsidR="002D07B7" w:rsidRDefault="002D07B7" w:rsidP="002D07B7">
      <w:pPr>
        <w:pStyle w:val="a0"/>
        <w:ind w:leftChars="100" w:left="180" w:firstLineChars="0" w:firstLine="0"/>
        <w:rPr>
          <w:rFonts w:eastAsiaTheme="minorEastAsia"/>
        </w:rPr>
      </w:pPr>
      <w:r>
        <w:rPr>
          <w:rFonts w:eastAsiaTheme="minorEastAsia" w:hint="eastAsia"/>
        </w:rPr>
        <w:t>IDE</w:t>
      </w:r>
      <w:r>
        <w:rPr>
          <w:rFonts w:eastAsiaTheme="minorEastAsia" w:hint="eastAsia"/>
        </w:rPr>
        <w:t>：</w:t>
      </w:r>
      <w:r>
        <w:rPr>
          <w:rFonts w:eastAsiaTheme="minorEastAsia" w:hint="eastAsia"/>
        </w:rPr>
        <w:t>Spyder</w:t>
      </w:r>
      <w:r>
        <w:rPr>
          <w:rFonts w:eastAsiaTheme="minorEastAsia"/>
        </w:rPr>
        <w:t xml:space="preserve"> 3</w:t>
      </w:r>
    </w:p>
    <w:p w14:paraId="29C77F85" w14:textId="77777777" w:rsidR="002D07B7" w:rsidRDefault="002D07B7" w:rsidP="002D07B7">
      <w:pPr>
        <w:pStyle w:val="a0"/>
        <w:ind w:leftChars="100" w:left="180" w:firstLineChars="0" w:firstLine="0"/>
        <w:rPr>
          <w:rFonts w:eastAsiaTheme="minorEastAsia"/>
        </w:rPr>
      </w:pPr>
      <w:r>
        <w:rPr>
          <w:rFonts w:eastAsiaTheme="minorEastAsia" w:hint="eastAsia"/>
        </w:rPr>
        <w:t>CPU</w:t>
      </w:r>
      <w:r>
        <w:rPr>
          <w:rFonts w:eastAsiaTheme="minorEastAsia" w:hint="eastAsia"/>
        </w:rPr>
        <w:t>：</w:t>
      </w:r>
      <w:r>
        <w:rPr>
          <w:rFonts w:eastAsiaTheme="minorEastAsia" w:hint="eastAsia"/>
        </w:rPr>
        <w:t>Intel Core i5 6500</w:t>
      </w:r>
    </w:p>
    <w:p w14:paraId="6573C7F0" w14:textId="77777777" w:rsidR="002D07B7" w:rsidRDefault="002D07B7" w:rsidP="002D07B7">
      <w:pPr>
        <w:pStyle w:val="a0"/>
        <w:ind w:leftChars="100" w:left="180" w:firstLineChars="0" w:firstLine="0"/>
        <w:rPr>
          <w:rFonts w:eastAsiaTheme="minorEastAsia"/>
        </w:rPr>
      </w:pPr>
      <w:r>
        <w:rPr>
          <w:rFonts w:eastAsiaTheme="minorEastAsia" w:hint="eastAsia"/>
        </w:rPr>
        <w:t>GPU</w:t>
      </w:r>
      <w:r>
        <w:rPr>
          <w:rFonts w:eastAsiaTheme="minorEastAsia" w:hint="eastAsia"/>
        </w:rPr>
        <w:t>：</w:t>
      </w:r>
      <w:r>
        <w:rPr>
          <w:rFonts w:eastAsiaTheme="minorEastAsia"/>
        </w:rPr>
        <w:t>NVIDIA GeForce GTX 1060</w:t>
      </w:r>
    </w:p>
    <w:p w14:paraId="25CA2BFD" w14:textId="77777777" w:rsidR="00056BFF" w:rsidRPr="00BA6322" w:rsidRDefault="002D07B7" w:rsidP="002D07B7">
      <w:pPr>
        <w:pStyle w:val="a0"/>
        <w:ind w:leftChars="100" w:left="180" w:firstLineChars="0" w:firstLine="0"/>
        <w:rPr>
          <w:rFonts w:eastAsiaTheme="minorEastAsia"/>
        </w:rPr>
      </w:pPr>
      <w:r>
        <w:rPr>
          <w:rFonts w:hint="eastAsia"/>
        </w:rPr>
        <w:t>依赖库：</w:t>
      </w:r>
      <w:r>
        <w:rPr>
          <w:rFonts w:hint="eastAsia"/>
        </w:rPr>
        <w:t>NVIDIA CUDA Toolkit 8.0</w:t>
      </w:r>
      <w:r>
        <w:rPr>
          <w:rFonts w:hint="eastAsia"/>
        </w:rPr>
        <w:t>、</w:t>
      </w:r>
      <w:r w:rsidRPr="002D07B7">
        <w:t>NumPy</w:t>
      </w:r>
      <w:r>
        <w:t xml:space="preserve"> 1.11.3</w:t>
      </w:r>
      <w:r>
        <w:rPr>
          <w:rFonts w:hint="eastAsia"/>
        </w:rPr>
        <w:t>、</w:t>
      </w:r>
      <w:r w:rsidR="00BA6322">
        <w:rPr>
          <w:rFonts w:hint="eastAsia"/>
        </w:rPr>
        <w:t>Keras 1.0.7</w:t>
      </w:r>
      <w:r w:rsidR="00BA6322">
        <w:rPr>
          <w:rFonts w:eastAsiaTheme="minorEastAsia" w:hint="eastAsia"/>
        </w:rPr>
        <w:t>、</w:t>
      </w:r>
      <w:r w:rsidR="00BA6322">
        <w:rPr>
          <w:rFonts w:eastAsiaTheme="minorEastAsia" w:hint="eastAsia"/>
        </w:rPr>
        <w:t>Theano</w:t>
      </w:r>
      <w:r w:rsidR="00BA6322">
        <w:rPr>
          <w:rFonts w:eastAsiaTheme="minorEastAsia"/>
        </w:rPr>
        <w:t xml:space="preserve"> 0.9.0</w:t>
      </w:r>
      <w:r w:rsidR="00BA6322">
        <w:rPr>
          <w:rFonts w:eastAsiaTheme="minorEastAsia" w:hint="eastAsia"/>
        </w:rPr>
        <w:t>、</w:t>
      </w:r>
      <w:r w:rsidR="00BA6322">
        <w:rPr>
          <w:rFonts w:eastAsiaTheme="minorEastAsia" w:hint="eastAsia"/>
        </w:rPr>
        <w:t>PyCuda</w:t>
      </w:r>
    </w:p>
    <w:p w14:paraId="58064EAB" w14:textId="77777777" w:rsidR="00056BFF" w:rsidRDefault="00BA6322" w:rsidP="00BA6322">
      <w:pPr>
        <w:pStyle w:val="2"/>
        <w:spacing w:before="156" w:after="156"/>
      </w:pPr>
      <w:bookmarkStart w:id="587" w:name="_Toc484097122"/>
      <w:r>
        <w:rPr>
          <w:rFonts w:hint="eastAsia"/>
        </w:rPr>
        <w:t>系统架构</w:t>
      </w:r>
      <w:r w:rsidR="000025AB">
        <w:rPr>
          <w:rFonts w:hint="eastAsia"/>
        </w:rPr>
        <w:t>及实现</w:t>
      </w:r>
      <w:bookmarkEnd w:id="587"/>
    </w:p>
    <w:p w14:paraId="0504D416" w14:textId="09FB9B59" w:rsidR="00A45FF8" w:rsidRDefault="0017788D" w:rsidP="00A45FF8">
      <w:pPr>
        <w:pStyle w:val="a0"/>
        <w:ind w:firstLine="480"/>
      </w:pPr>
      <w:r>
        <w:rPr>
          <w:noProof/>
        </w:rPr>
        <mc:AlternateContent>
          <mc:Choice Requires="wps">
            <w:drawing>
              <wp:anchor distT="0" distB="0" distL="114300" distR="114300" simplePos="0" relativeHeight="251758592" behindDoc="0" locked="0" layoutInCell="1" allowOverlap="1" wp14:anchorId="2A6C87F2" wp14:editId="20A80637">
                <wp:simplePos x="0" y="0"/>
                <wp:positionH relativeFrom="column">
                  <wp:posOffset>375285</wp:posOffset>
                </wp:positionH>
                <wp:positionV relativeFrom="paragraph">
                  <wp:posOffset>5107305</wp:posOffset>
                </wp:positionV>
                <wp:extent cx="4663440" cy="190500"/>
                <wp:effectExtent l="0" t="0" r="3810" b="0"/>
                <wp:wrapTopAndBottom/>
                <wp:docPr id="193" name="文本框 193"/>
                <wp:cNvGraphicFramePr/>
                <a:graphic xmlns:a="http://schemas.openxmlformats.org/drawingml/2006/main">
                  <a:graphicData uri="http://schemas.microsoft.com/office/word/2010/wordprocessingShape">
                    <wps:wsp>
                      <wps:cNvSpPr txBox="1"/>
                      <wps:spPr>
                        <a:xfrm>
                          <a:off x="0" y="0"/>
                          <a:ext cx="4663440" cy="190500"/>
                        </a:xfrm>
                        <a:prstGeom prst="rect">
                          <a:avLst/>
                        </a:prstGeom>
                        <a:solidFill>
                          <a:prstClr val="white"/>
                        </a:solidFill>
                        <a:ln>
                          <a:noFill/>
                        </a:ln>
                      </wps:spPr>
                      <wps:txbx>
                        <w:txbxContent>
                          <w:p w14:paraId="47B1225E" w14:textId="21834C40" w:rsidR="00235C74" w:rsidRPr="00C526FF" w:rsidRDefault="00235C74" w:rsidP="0017788D">
                            <w:pPr>
                              <w:pStyle w:val="a5"/>
                              <w:rPr>
                                <w:b w:val="0"/>
                                <w:sz w:val="21"/>
                                <w:szCs w:val="21"/>
                              </w:rPr>
                            </w:pPr>
                            <w:bookmarkStart w:id="588" w:name="_Ref483488811"/>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4</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w:t>
                            </w:r>
                            <w:r>
                              <w:rPr>
                                <w:b w:val="0"/>
                                <w:sz w:val="21"/>
                                <w:szCs w:val="21"/>
                              </w:rPr>
                              <w:fldChar w:fldCharType="end"/>
                            </w:r>
                            <w:bookmarkEnd w:id="588"/>
                            <w:r w:rsidRPr="00C526FF">
                              <w:rPr>
                                <w:b w:val="0"/>
                                <w:sz w:val="21"/>
                                <w:szCs w:val="21"/>
                              </w:rPr>
                              <w:t xml:space="preserve"> </w:t>
                            </w:r>
                            <w:r w:rsidRPr="00C526FF">
                              <w:rPr>
                                <w:rFonts w:hint="eastAsia"/>
                                <w:b w:val="0"/>
                                <w:sz w:val="21"/>
                                <w:szCs w:val="21"/>
                              </w:rPr>
                              <w:t>实验系统</w:t>
                            </w:r>
                            <w:r w:rsidRPr="00C526FF">
                              <w:rPr>
                                <w:b w:val="0"/>
                                <w:sz w:val="21"/>
                                <w:szCs w:val="21"/>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C87F2" id="文本框 193" o:spid="_x0000_s1039" type="#_x0000_t202" style="position:absolute;left:0;text-align:left;margin-left:29.55pt;margin-top:402.15pt;width:367.2pt;height: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" stroked="f">
                <v:textbox inset="0,0,0,0">
                  <w:txbxContent>
                    <w:p w14:paraId="47B1225E" w14:textId="21834C40" w:rsidR="00235C74" w:rsidRPr="00C526FF" w:rsidRDefault="00235C74" w:rsidP="0017788D">
                      <w:pPr>
                        <w:pStyle w:val="a5"/>
                        <w:rPr>
                          <w:b w:val="0"/>
                          <w:sz w:val="21"/>
                          <w:szCs w:val="21"/>
                        </w:rPr>
                      </w:pPr>
                      <w:bookmarkStart w:id="589" w:name="_Ref483488811"/>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4</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w:t>
                      </w:r>
                      <w:r>
                        <w:rPr>
                          <w:b w:val="0"/>
                          <w:sz w:val="21"/>
                          <w:szCs w:val="21"/>
                        </w:rPr>
                        <w:fldChar w:fldCharType="end"/>
                      </w:r>
                      <w:bookmarkEnd w:id="589"/>
                      <w:r w:rsidRPr="00C526FF">
                        <w:rPr>
                          <w:b w:val="0"/>
                          <w:sz w:val="21"/>
                          <w:szCs w:val="21"/>
                        </w:rPr>
                        <w:t xml:space="preserve"> </w:t>
                      </w:r>
                      <w:r w:rsidRPr="00C526FF">
                        <w:rPr>
                          <w:rFonts w:hint="eastAsia"/>
                          <w:b w:val="0"/>
                          <w:sz w:val="21"/>
                          <w:szCs w:val="21"/>
                        </w:rPr>
                        <w:t>实验系统</w:t>
                      </w:r>
                      <w:r w:rsidRPr="00C526FF">
                        <w:rPr>
                          <w:b w:val="0"/>
                          <w:sz w:val="21"/>
                          <w:szCs w:val="21"/>
                        </w:rPr>
                        <w:t>架构图</w:t>
                      </w:r>
                    </w:p>
                  </w:txbxContent>
                </v:textbox>
                <w10:wrap type="topAndBottom"/>
              </v:shape>
            </w:pict>
          </mc:Fallback>
        </mc:AlternateContent>
      </w:r>
      <w:r>
        <w:rPr>
          <w:noProof/>
        </w:rPr>
        <w:drawing>
          <wp:anchor distT="0" distB="0" distL="114300" distR="114300" simplePos="0" relativeHeight="251756544" behindDoc="0" locked="0" layoutInCell="1" allowOverlap="1" wp14:anchorId="69032167" wp14:editId="382559D0">
            <wp:simplePos x="0" y="0"/>
            <wp:positionH relativeFrom="margin">
              <wp:posOffset>382905</wp:posOffset>
            </wp:positionH>
            <wp:positionV relativeFrom="paragraph">
              <wp:posOffset>992505</wp:posOffset>
            </wp:positionV>
            <wp:extent cx="4663440" cy="4063365"/>
            <wp:effectExtent l="19050" t="19050" r="22860" b="13335"/>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63440" cy="40633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eastAsia"/>
        </w:rPr>
        <w:t>实验系统整体的架构如</w:t>
      </w:r>
      <w:r>
        <w:fldChar w:fldCharType="begin"/>
      </w:r>
      <w:r>
        <w:instrText xml:space="preserve"> </w:instrText>
      </w:r>
      <w:r>
        <w:rPr>
          <w:rFonts w:hint="eastAsia"/>
        </w:rPr>
        <w:instrText>REF _Ref483488811 \h</w:instrText>
      </w:r>
      <w:r>
        <w:instrText xml:space="preserve"> </w:instrText>
      </w:r>
      <w:r>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4</w:t>
      </w:r>
      <w:r w:rsidR="00057756">
        <w:rPr>
          <w:sz w:val="21"/>
          <w:szCs w:val="21"/>
        </w:rPr>
        <w:t>.</w:t>
      </w:r>
      <w:r w:rsidR="00057756">
        <w:rPr>
          <w:noProof/>
          <w:sz w:val="21"/>
          <w:szCs w:val="21"/>
        </w:rPr>
        <w:t>1</w:t>
      </w:r>
      <w:r>
        <w:fldChar w:fldCharType="end"/>
      </w:r>
      <w:r w:rsidR="00A45FF8">
        <w:rPr>
          <w:rFonts w:hint="eastAsia"/>
        </w:rPr>
        <w:t>所示，我们依照之前的设计，把需要实现的程序分为了三个文件：</w:t>
      </w:r>
      <w:r w:rsidR="00A45FF8">
        <w:rPr>
          <w:rFonts w:hint="eastAsia"/>
        </w:rPr>
        <w:t>ga.py</w:t>
      </w:r>
      <w:r w:rsidR="00A45FF8">
        <w:rPr>
          <w:rFonts w:hint="eastAsia"/>
        </w:rPr>
        <w:t>用于实验基于</w:t>
      </w:r>
      <w:r w:rsidR="00A45FF8">
        <w:rPr>
          <w:rFonts w:hint="eastAsia"/>
        </w:rPr>
        <w:t>CPU</w:t>
      </w:r>
      <w:r w:rsidR="00A45FF8">
        <w:rPr>
          <w:rFonts w:hint="eastAsia"/>
        </w:rPr>
        <w:t>的遗传算法的</w:t>
      </w:r>
      <w:r w:rsidR="00D52AFA">
        <w:rPr>
          <w:rFonts w:hint="eastAsia"/>
        </w:rPr>
        <w:t>效果和性能；</w:t>
      </w:r>
      <w:r w:rsidR="00D52AFA">
        <w:rPr>
          <w:rFonts w:hint="eastAsia"/>
        </w:rPr>
        <w:t>ga_cuda</w:t>
      </w:r>
      <w:r w:rsidR="00D52AFA">
        <w:t>.py</w:t>
      </w:r>
      <w:r w:rsidR="00D52AFA">
        <w:rPr>
          <w:rFonts w:hint="eastAsia"/>
        </w:rPr>
        <w:t>用于实验基于</w:t>
      </w:r>
      <w:r w:rsidR="00D52AFA">
        <w:rPr>
          <w:rFonts w:hint="eastAsia"/>
        </w:rPr>
        <w:t>GPU</w:t>
      </w:r>
      <w:r w:rsidR="00D52AFA">
        <w:rPr>
          <w:rFonts w:hint="eastAsia"/>
        </w:rPr>
        <w:t>的遗传算法的效果和性能；</w:t>
      </w:r>
      <w:r w:rsidR="00D52AFA">
        <w:rPr>
          <w:rFonts w:hint="eastAsia"/>
        </w:rPr>
        <w:t>dl.py</w:t>
      </w:r>
      <w:r w:rsidR="00D52AFA">
        <w:rPr>
          <w:rFonts w:hint="eastAsia"/>
        </w:rPr>
        <w:t>用于实验人工神经网络算法的效果和性能。</w:t>
      </w:r>
    </w:p>
    <w:p w14:paraId="2548FAEE" w14:textId="77777777" w:rsidR="00D52AFA" w:rsidRDefault="00D52AFA" w:rsidP="00A45FF8">
      <w:pPr>
        <w:pStyle w:val="a0"/>
        <w:ind w:firstLine="480"/>
      </w:pPr>
      <w:r>
        <w:rPr>
          <w:rFonts w:hint="eastAsia"/>
        </w:rPr>
        <w:lastRenderedPageBreak/>
        <w:t>我们使用</w:t>
      </w:r>
      <w:r w:rsidR="008935B0">
        <w:rPr>
          <w:rFonts w:hint="eastAsia"/>
        </w:rPr>
        <w:t>NumPy</w:t>
      </w:r>
      <w:r w:rsidR="008935B0">
        <w:rPr>
          <w:rFonts w:hint="eastAsia"/>
        </w:rPr>
        <w:t>库来支持矩阵和向量的计算；在遗传算法部分使用</w:t>
      </w:r>
      <w:r w:rsidR="008935B0">
        <w:rPr>
          <w:rFonts w:hint="eastAsia"/>
        </w:rPr>
        <w:t>PyCuda</w:t>
      </w:r>
      <w:r w:rsidR="008935B0">
        <w:rPr>
          <w:rFonts w:hint="eastAsia"/>
        </w:rPr>
        <w:t>来编译</w:t>
      </w:r>
      <w:r w:rsidR="008935B0">
        <w:rPr>
          <w:rFonts w:hint="eastAsia"/>
        </w:rPr>
        <w:t>c</w:t>
      </w:r>
      <w:r w:rsidR="008935B0">
        <w:t>++</w:t>
      </w:r>
      <w:r w:rsidR="008935B0">
        <w:rPr>
          <w:rFonts w:hint="eastAsia"/>
        </w:rPr>
        <w:t>的</w:t>
      </w:r>
      <w:r w:rsidR="008935B0">
        <w:rPr>
          <w:rFonts w:hint="eastAsia"/>
        </w:rPr>
        <w:t>CUDA</w:t>
      </w:r>
      <w:r w:rsidR="008935B0">
        <w:rPr>
          <w:rFonts w:hint="eastAsia"/>
        </w:rPr>
        <w:t>并行计算代码并插入到我们的</w:t>
      </w:r>
      <w:r w:rsidR="008935B0">
        <w:rPr>
          <w:rFonts w:hint="eastAsia"/>
        </w:rPr>
        <w:t>Python</w:t>
      </w:r>
      <w:r w:rsidR="008935B0">
        <w:rPr>
          <w:rFonts w:hint="eastAsia"/>
        </w:rPr>
        <w:t>程序中；在人工神经网络部分利用</w:t>
      </w:r>
      <w:r w:rsidR="008935B0">
        <w:rPr>
          <w:rFonts w:hint="eastAsia"/>
        </w:rPr>
        <w:t>Keras</w:t>
      </w:r>
      <w:r w:rsidR="008935B0">
        <w:rPr>
          <w:rFonts w:hint="eastAsia"/>
        </w:rPr>
        <w:t>和</w:t>
      </w:r>
      <w:r w:rsidR="008935B0">
        <w:rPr>
          <w:rFonts w:hint="eastAsia"/>
        </w:rPr>
        <w:t>Theano</w:t>
      </w:r>
      <w:r w:rsidR="008935B0">
        <w:rPr>
          <w:rFonts w:hint="eastAsia"/>
        </w:rPr>
        <w:t>框架方便地建立神经网络、训练并验证数据集，也可以通过改变配置，使程序方便地切换到</w:t>
      </w:r>
      <w:r w:rsidR="008935B0">
        <w:rPr>
          <w:rFonts w:hint="eastAsia"/>
        </w:rPr>
        <w:t>GPU</w:t>
      </w:r>
      <w:r w:rsidR="008935B0">
        <w:rPr>
          <w:rFonts w:hint="eastAsia"/>
        </w:rPr>
        <w:t>上运行。</w:t>
      </w:r>
    </w:p>
    <w:p w14:paraId="7BCF3301" w14:textId="77777777" w:rsidR="00056BFF" w:rsidRDefault="00FF7058" w:rsidP="00056BFF">
      <w:pPr>
        <w:pStyle w:val="3"/>
        <w:spacing w:before="156" w:after="156"/>
        <w:ind w:firstLine="360"/>
      </w:pPr>
      <w:bookmarkStart w:id="590" w:name="_Toc484097123"/>
      <w:r>
        <w:rPr>
          <w:rFonts w:hint="eastAsia"/>
        </w:rPr>
        <w:t>数据解析和预处理</w:t>
      </w:r>
      <w:r w:rsidR="008935B0">
        <w:rPr>
          <w:rFonts w:hint="eastAsia"/>
        </w:rPr>
        <w:t>模块</w:t>
      </w:r>
      <w:bookmarkEnd w:id="590"/>
    </w:p>
    <w:p w14:paraId="56E4B68E" w14:textId="77777777" w:rsidR="00F4325D" w:rsidRDefault="00662AC2" w:rsidP="00F4325D">
      <w:pPr>
        <w:pStyle w:val="a0"/>
        <w:ind w:firstLine="480"/>
      </w:pPr>
      <w:r>
        <w:rPr>
          <w:rFonts w:hint="eastAsia"/>
        </w:rPr>
        <w:t>该模块对数据进行解析和预处理。</w:t>
      </w:r>
      <w:r w:rsidR="00F4325D">
        <w:rPr>
          <w:rFonts w:hint="eastAsia"/>
        </w:rPr>
        <w:t>本</w:t>
      </w:r>
      <w:r w:rsidR="00AE1A32">
        <w:rPr>
          <w:rFonts w:hint="eastAsia"/>
        </w:rPr>
        <w:t>论文</w:t>
      </w:r>
      <w:r w:rsidR="00F4325D">
        <w:rPr>
          <w:rFonts w:hint="eastAsia"/>
        </w:rPr>
        <w:t>研究的数据集是以</w:t>
      </w:r>
      <w:r w:rsidR="00F4325D">
        <w:rPr>
          <w:rFonts w:hint="eastAsia"/>
        </w:rPr>
        <w:t>csv</w:t>
      </w:r>
      <w:r w:rsidR="00F4325D">
        <w:rPr>
          <w:rFonts w:hint="eastAsia"/>
        </w:rPr>
        <w:t>格式提供的，所以要使用</w:t>
      </w:r>
      <w:r w:rsidR="00F4325D">
        <w:rPr>
          <w:rFonts w:hint="eastAsia"/>
        </w:rPr>
        <w:t>python</w:t>
      </w:r>
      <w:r w:rsidR="00F4325D">
        <w:rPr>
          <w:rFonts w:hint="eastAsia"/>
        </w:rPr>
        <w:t>内部的</w:t>
      </w:r>
      <w:r w:rsidR="00F4325D">
        <w:rPr>
          <w:rFonts w:hint="eastAsia"/>
        </w:rPr>
        <w:t>csv</w:t>
      </w:r>
      <w:r w:rsidR="00F4325D">
        <w:rPr>
          <w:rFonts w:hint="eastAsia"/>
        </w:rPr>
        <w:t>库来解析数据文件。首先解析价格数据，逐行读取文件，从第二行开始，读取该行的日期和收盘价，然后判断该日期相较于前一天</w:t>
      </w:r>
      <w:r w:rsidR="002106B5">
        <w:rPr>
          <w:rFonts w:hint="eastAsia"/>
        </w:rPr>
        <w:t>价格是上涨还是下跌来得出该日趋势，再以日期为键、趋势为值存入字典</w:t>
      </w:r>
      <w:r w:rsidR="002106B5">
        <w:rPr>
          <w:rFonts w:hint="eastAsia"/>
        </w:rPr>
        <w:t>trends</w:t>
      </w:r>
      <w:r w:rsidR="002106B5">
        <w:rPr>
          <w:rFonts w:hint="eastAsia"/>
        </w:rPr>
        <w:t>里面。接着解析舆情数据，逐行读取文件，对每一行读取该行的日期、类型</w:t>
      </w:r>
      <w:r w:rsidR="002106B5">
        <w:rPr>
          <w:rFonts w:hint="eastAsia"/>
        </w:rPr>
        <w:t>ID</w:t>
      </w:r>
      <w:r w:rsidR="002106B5">
        <w:rPr>
          <w:rFonts w:hint="eastAsia"/>
        </w:rPr>
        <w:t>、领域</w:t>
      </w:r>
      <w:r w:rsidR="002106B5">
        <w:rPr>
          <w:rFonts w:hint="eastAsia"/>
        </w:rPr>
        <w:t>ID</w:t>
      </w:r>
      <w:r w:rsidR="002106B5">
        <w:rPr>
          <w:rFonts w:hint="eastAsia"/>
        </w:rPr>
        <w:t>、极性和次数，把类型</w:t>
      </w:r>
      <w:r w:rsidR="002106B5">
        <w:rPr>
          <w:rFonts w:hint="eastAsia"/>
        </w:rPr>
        <w:t>ID</w:t>
      </w:r>
      <w:r w:rsidR="002106B5">
        <w:rPr>
          <w:rFonts w:hint="eastAsia"/>
        </w:rPr>
        <w:t>、领域</w:t>
      </w:r>
      <w:r w:rsidR="002106B5">
        <w:rPr>
          <w:rFonts w:hint="eastAsia"/>
        </w:rPr>
        <w:t>ID</w:t>
      </w:r>
      <w:r w:rsidR="002106B5">
        <w:rPr>
          <w:rFonts w:hint="eastAsia"/>
        </w:rPr>
        <w:t>、极性组成三元组，若还未给此三元组赋予特征</w:t>
      </w:r>
      <w:r w:rsidR="002106B5">
        <w:rPr>
          <w:rFonts w:hint="eastAsia"/>
        </w:rPr>
        <w:t>ID</w:t>
      </w:r>
      <w:r w:rsidR="002106B5">
        <w:rPr>
          <w:rFonts w:hint="eastAsia"/>
        </w:rPr>
        <w:t>就生成一个特征</w:t>
      </w:r>
      <w:r w:rsidR="002106B5">
        <w:rPr>
          <w:rFonts w:hint="eastAsia"/>
        </w:rPr>
        <w:t>ID</w:t>
      </w:r>
      <w:r w:rsidR="002106B5">
        <w:rPr>
          <w:rFonts w:hint="eastAsia"/>
        </w:rPr>
        <w:t>并把关联信息存入一个字典中，然后在二维数组</w:t>
      </w:r>
      <w:r w:rsidR="002106B5">
        <w:rPr>
          <w:rFonts w:hint="eastAsia"/>
        </w:rPr>
        <w:t>sentiments</w:t>
      </w:r>
      <w:r w:rsidR="002106B5">
        <w:rPr>
          <w:rFonts w:hint="eastAsia"/>
        </w:rPr>
        <w:t>中保存该日该特征的权重为次数。</w:t>
      </w:r>
    </w:p>
    <w:p w14:paraId="1F3C55E8" w14:textId="77777777" w:rsidR="002106B5" w:rsidRPr="00F4325D" w:rsidRDefault="002106B5" w:rsidP="00F4325D">
      <w:pPr>
        <w:pStyle w:val="a0"/>
        <w:ind w:firstLine="480"/>
      </w:pPr>
      <w:r>
        <w:rPr>
          <w:rFonts w:hint="eastAsia"/>
        </w:rPr>
        <w:t>数据解析完之后开始建立矩阵和向量。初始化矩阵</w:t>
      </w:r>
      <w:r>
        <w:rPr>
          <w:rFonts w:hint="eastAsia"/>
        </w:rPr>
        <w:t>X</w:t>
      </w:r>
      <w:r>
        <w:rPr>
          <w:rFonts w:hint="eastAsia"/>
        </w:rPr>
        <w:t>和向量</w:t>
      </w:r>
      <w:r>
        <w:rPr>
          <w:rFonts w:hint="eastAsia"/>
        </w:rPr>
        <w:t>y</w:t>
      </w:r>
      <w:r>
        <w:rPr>
          <w:rFonts w:hint="eastAsia"/>
        </w:rPr>
        <w:t>为空的</w:t>
      </w:r>
      <w:r>
        <w:rPr>
          <w:rFonts w:hint="eastAsia"/>
        </w:rPr>
        <w:t>numpy</w:t>
      </w:r>
      <w:r>
        <w:rPr>
          <w:rFonts w:hint="eastAsia"/>
        </w:rPr>
        <w:t>对象，然后</w:t>
      </w:r>
      <w:r w:rsidR="005B579D">
        <w:rPr>
          <w:rFonts w:hint="eastAsia"/>
        </w:rPr>
        <w:t>按日期对</w:t>
      </w:r>
      <w:r w:rsidR="005B579D">
        <w:rPr>
          <w:rFonts w:hint="eastAsia"/>
        </w:rPr>
        <w:t>trends</w:t>
      </w:r>
      <w:r w:rsidR="005B579D">
        <w:rPr>
          <w:rFonts w:hint="eastAsia"/>
        </w:rPr>
        <w:t>和</w:t>
      </w:r>
      <w:r w:rsidR="005B579D">
        <w:rPr>
          <w:rFonts w:hint="eastAsia"/>
        </w:rPr>
        <w:t>sentiments</w:t>
      </w:r>
      <w:r w:rsidR="005B579D">
        <w:rPr>
          <w:rFonts w:hint="eastAsia"/>
        </w:rPr>
        <w:t>排序，对每个日期把趋势和价格写入</w:t>
      </w:r>
      <w:r w:rsidR="005B579D">
        <w:rPr>
          <w:rFonts w:hint="eastAsia"/>
        </w:rPr>
        <w:t>X</w:t>
      </w:r>
      <w:r w:rsidR="005B579D">
        <w:rPr>
          <w:rFonts w:hint="eastAsia"/>
        </w:rPr>
        <w:t>和</w:t>
      </w:r>
      <w:r w:rsidR="005B579D">
        <w:rPr>
          <w:rFonts w:hint="eastAsia"/>
        </w:rPr>
        <w:t>y</w:t>
      </w:r>
      <w:r w:rsidR="005B579D">
        <w:rPr>
          <w:rFonts w:hint="eastAsia"/>
        </w:rPr>
        <w:t>中。</w:t>
      </w:r>
    </w:p>
    <w:p w14:paraId="68B86378" w14:textId="77777777" w:rsidR="008935B0" w:rsidRDefault="00F45E7D" w:rsidP="008935B0">
      <w:pPr>
        <w:pStyle w:val="3"/>
        <w:spacing w:before="156" w:after="156"/>
        <w:ind w:firstLine="360"/>
      </w:pPr>
      <w:bookmarkStart w:id="591" w:name="_Toc484097124"/>
      <w:r>
        <w:rPr>
          <w:rFonts w:hint="eastAsia"/>
        </w:rPr>
        <w:t>种群模块</w:t>
      </w:r>
      <w:bookmarkEnd w:id="591"/>
    </w:p>
    <w:p w14:paraId="04CCE9A9" w14:textId="77777777" w:rsidR="00F45E7D" w:rsidRDefault="00F45E7D" w:rsidP="00F45E7D">
      <w:pPr>
        <w:pStyle w:val="a0"/>
        <w:ind w:firstLine="480"/>
      </w:pPr>
      <w:r>
        <w:rPr>
          <w:rFonts w:hint="eastAsia"/>
        </w:rPr>
        <w:t>该模块把种群概念抽象为类</w:t>
      </w:r>
      <w:r>
        <w:rPr>
          <w:rFonts w:hint="eastAsia"/>
        </w:rPr>
        <w:t>class</w:t>
      </w:r>
      <w:r>
        <w:t xml:space="preserve"> </w:t>
      </w:r>
      <w:r>
        <w:rPr>
          <w:rFonts w:hint="eastAsia"/>
        </w:rPr>
        <w:t>Population</w:t>
      </w:r>
      <w:r>
        <w:rPr>
          <w:rFonts w:hint="eastAsia"/>
        </w:rPr>
        <w:t>。支持如下方法：</w:t>
      </w:r>
    </w:p>
    <w:p w14:paraId="442C9D8F" w14:textId="77777777" w:rsidR="00F45E7D" w:rsidRDefault="00F45E7D" w:rsidP="00F45E7D">
      <w:pPr>
        <w:pStyle w:val="a0"/>
        <w:numPr>
          <w:ilvl w:val="0"/>
          <w:numId w:val="7"/>
        </w:numPr>
        <w:ind w:firstLineChars="0"/>
      </w:pPr>
      <w:r w:rsidRPr="00F45E7D">
        <w:t>__init__</w:t>
      </w:r>
      <w:r>
        <w:rPr>
          <w:rFonts w:hint="eastAsia"/>
        </w:rPr>
        <w:t>：用于建立新种群，如果</w:t>
      </w:r>
      <w:r>
        <w:rPr>
          <w:rFonts w:hint="eastAsia"/>
        </w:rPr>
        <w:t>need_init</w:t>
      </w:r>
      <w:r>
        <w:rPr>
          <w:rFonts w:hint="eastAsia"/>
        </w:rPr>
        <w:t>参数为真，则不断添加随机生成的个体来填满这个种群。</w:t>
      </w:r>
    </w:p>
    <w:p w14:paraId="7EA55462" w14:textId="77777777" w:rsidR="00F45E7D" w:rsidRDefault="00F45E7D" w:rsidP="00F45E7D">
      <w:pPr>
        <w:pStyle w:val="a0"/>
        <w:numPr>
          <w:ilvl w:val="0"/>
          <w:numId w:val="7"/>
        </w:numPr>
        <w:ind w:firstLineChars="0"/>
      </w:pPr>
      <w:r w:rsidRPr="00F45E7D">
        <w:t>get_individual</w:t>
      </w:r>
      <w:r>
        <w:rPr>
          <w:rFonts w:hint="eastAsia"/>
        </w:rPr>
        <w:t>：</w:t>
      </w:r>
      <w:r w:rsidR="00E40CD9">
        <w:rPr>
          <w:rFonts w:hint="eastAsia"/>
        </w:rPr>
        <w:t>按序号获取种群中的某个个体。</w:t>
      </w:r>
    </w:p>
    <w:p w14:paraId="27A320D9" w14:textId="77777777" w:rsidR="00F45E7D" w:rsidRDefault="00F45E7D" w:rsidP="00F45E7D">
      <w:pPr>
        <w:pStyle w:val="a0"/>
        <w:numPr>
          <w:ilvl w:val="0"/>
          <w:numId w:val="7"/>
        </w:numPr>
        <w:ind w:firstLineChars="0"/>
      </w:pPr>
      <w:r w:rsidRPr="00F45E7D">
        <w:t>get_individuals</w:t>
      </w:r>
      <w:r>
        <w:rPr>
          <w:rFonts w:hint="eastAsia"/>
        </w:rPr>
        <w:t>：</w:t>
      </w:r>
      <w:r w:rsidR="00E40CD9">
        <w:rPr>
          <w:rFonts w:hint="eastAsia"/>
        </w:rPr>
        <w:t>获取种群中的所有个体。</w:t>
      </w:r>
    </w:p>
    <w:p w14:paraId="382FF861" w14:textId="77777777" w:rsidR="00F45E7D" w:rsidRDefault="00F45E7D" w:rsidP="00F45E7D">
      <w:pPr>
        <w:pStyle w:val="a0"/>
        <w:numPr>
          <w:ilvl w:val="0"/>
          <w:numId w:val="7"/>
        </w:numPr>
        <w:ind w:firstLineChars="0"/>
      </w:pPr>
      <w:r w:rsidRPr="00F45E7D">
        <w:t>append_individual</w:t>
      </w:r>
      <w:r>
        <w:rPr>
          <w:rFonts w:hint="eastAsia"/>
        </w:rPr>
        <w:t>：</w:t>
      </w:r>
      <w:r w:rsidR="00E40CD9">
        <w:rPr>
          <w:rFonts w:hint="eastAsia"/>
        </w:rPr>
        <w:t>在种群的末尾添加个体。</w:t>
      </w:r>
    </w:p>
    <w:p w14:paraId="23586906" w14:textId="77777777" w:rsidR="00F45E7D" w:rsidRDefault="00F45E7D" w:rsidP="00F45E7D">
      <w:pPr>
        <w:pStyle w:val="a0"/>
        <w:numPr>
          <w:ilvl w:val="0"/>
          <w:numId w:val="7"/>
        </w:numPr>
        <w:ind w:firstLineChars="0"/>
      </w:pPr>
      <w:r w:rsidRPr="00F45E7D">
        <w:t>size</w:t>
      </w:r>
      <w:r>
        <w:rPr>
          <w:rFonts w:hint="eastAsia"/>
        </w:rPr>
        <w:t>：</w:t>
      </w:r>
      <w:r w:rsidR="00E40CD9">
        <w:rPr>
          <w:rFonts w:hint="eastAsia"/>
        </w:rPr>
        <w:t>获取种群的大小。</w:t>
      </w:r>
    </w:p>
    <w:p w14:paraId="11C1BF1C" w14:textId="77777777" w:rsidR="00F45E7D" w:rsidRPr="00F45E7D" w:rsidRDefault="00F45E7D" w:rsidP="00F45E7D">
      <w:pPr>
        <w:pStyle w:val="a0"/>
        <w:numPr>
          <w:ilvl w:val="0"/>
          <w:numId w:val="7"/>
        </w:numPr>
        <w:ind w:firstLineChars="0"/>
      </w:pPr>
      <w:r w:rsidRPr="00F45E7D">
        <w:t>get_fittest</w:t>
      </w:r>
      <w:r>
        <w:rPr>
          <w:rFonts w:hint="eastAsia"/>
        </w:rPr>
        <w:t>：</w:t>
      </w:r>
      <w:r w:rsidR="00E40CD9">
        <w:rPr>
          <w:rFonts w:hint="eastAsia"/>
        </w:rPr>
        <w:t>获取种群中适应度最高的个体。</w:t>
      </w:r>
    </w:p>
    <w:p w14:paraId="50CD43ED" w14:textId="77777777" w:rsidR="00F45E7D" w:rsidRDefault="00F45E7D" w:rsidP="00F45E7D">
      <w:pPr>
        <w:pStyle w:val="3"/>
        <w:spacing w:before="156" w:after="156"/>
        <w:ind w:firstLine="360"/>
      </w:pPr>
      <w:bookmarkStart w:id="592" w:name="_Toc484097125"/>
      <w:r>
        <w:rPr>
          <w:rFonts w:hint="eastAsia"/>
        </w:rPr>
        <w:t>个体模块</w:t>
      </w:r>
      <w:bookmarkEnd w:id="592"/>
    </w:p>
    <w:p w14:paraId="6DB3C21F" w14:textId="77777777" w:rsidR="009B6B7F" w:rsidRDefault="009B6B7F" w:rsidP="009B6B7F">
      <w:pPr>
        <w:pStyle w:val="a0"/>
        <w:ind w:firstLine="480"/>
      </w:pPr>
      <w:r>
        <w:rPr>
          <w:rFonts w:hint="eastAsia"/>
        </w:rPr>
        <w:t>该模块把个体概念抽象为类</w:t>
      </w:r>
      <w:r>
        <w:rPr>
          <w:rFonts w:hint="eastAsia"/>
        </w:rPr>
        <w:t>class</w:t>
      </w:r>
      <w:r>
        <w:t xml:space="preserve"> Individual</w:t>
      </w:r>
      <w:r>
        <w:rPr>
          <w:rFonts w:hint="eastAsia"/>
        </w:rPr>
        <w:t>。支持如下方法：</w:t>
      </w:r>
    </w:p>
    <w:p w14:paraId="242B161A" w14:textId="77777777" w:rsidR="009B6B7F" w:rsidRDefault="009B6B7F" w:rsidP="009B6B7F">
      <w:pPr>
        <w:pStyle w:val="a0"/>
        <w:numPr>
          <w:ilvl w:val="0"/>
          <w:numId w:val="7"/>
        </w:numPr>
        <w:ind w:firstLineChars="0"/>
      </w:pPr>
      <w:r w:rsidRPr="00F45E7D">
        <w:t>__init__</w:t>
      </w:r>
      <w:r>
        <w:rPr>
          <w:rFonts w:hint="eastAsia"/>
        </w:rPr>
        <w:t>：用于</w:t>
      </w:r>
      <w:r w:rsidR="00494BE3">
        <w:rPr>
          <w:rFonts w:hint="eastAsia"/>
        </w:rPr>
        <w:t>初始化</w:t>
      </w:r>
      <w:r>
        <w:rPr>
          <w:rFonts w:hint="eastAsia"/>
        </w:rPr>
        <w:t>新</w:t>
      </w:r>
      <w:r w:rsidR="00494BE3">
        <w:rPr>
          <w:rFonts w:hint="eastAsia"/>
        </w:rPr>
        <w:t>个体</w:t>
      </w:r>
      <w:r>
        <w:rPr>
          <w:rFonts w:hint="eastAsia"/>
        </w:rPr>
        <w:t>，</w:t>
      </w:r>
      <w:r w:rsidR="00494BE3">
        <w:rPr>
          <w:rFonts w:hint="eastAsia"/>
        </w:rPr>
        <w:t>生成空的基因序列，将适应度置为</w:t>
      </w:r>
      <w:r w:rsidR="00494BE3">
        <w:rPr>
          <w:rFonts w:hint="eastAsia"/>
        </w:rPr>
        <w:t>0</w:t>
      </w:r>
      <w:r>
        <w:rPr>
          <w:rFonts w:hint="eastAsia"/>
        </w:rPr>
        <w:t>。</w:t>
      </w:r>
    </w:p>
    <w:p w14:paraId="23FB9A38" w14:textId="1CC50225" w:rsidR="00304C77" w:rsidRDefault="00304C77" w:rsidP="00304C77">
      <w:pPr>
        <w:pStyle w:val="a0"/>
        <w:numPr>
          <w:ilvl w:val="0"/>
          <w:numId w:val="7"/>
        </w:numPr>
        <w:ind w:firstLineChars="0"/>
      </w:pPr>
      <w:r w:rsidRPr="00304C77">
        <w:t>generate_individual</w:t>
      </w:r>
      <w:r>
        <w:rPr>
          <w:rFonts w:hint="eastAsia"/>
        </w:rPr>
        <w:t>：</w:t>
      </w:r>
      <w:r w:rsidR="00931542">
        <w:rPr>
          <w:rFonts w:hint="eastAsia"/>
        </w:rPr>
        <w:t>使用</w:t>
      </w:r>
      <w:commentRangeStart w:id="593"/>
      <w:commentRangeStart w:id="594"/>
      <w:del w:id="595" w:author="Shaoyang Wang" w:date="2017-06-01T16:15:00Z">
        <w:r w:rsidR="00931542" w:rsidDel="0046767E">
          <w:rPr>
            <w:rFonts w:hint="eastAsia"/>
          </w:rPr>
          <w:delText>均一</w:delText>
        </w:r>
      </w:del>
      <w:ins w:id="596" w:author="Shaoyang Wang" w:date="2017-06-01T16:15:00Z">
        <w:r w:rsidR="0046767E">
          <w:rPr>
            <w:rFonts w:hint="eastAsia"/>
          </w:rPr>
          <w:t>均匀</w:t>
        </w:r>
      </w:ins>
      <w:r w:rsidR="00931542">
        <w:rPr>
          <w:rFonts w:hint="eastAsia"/>
        </w:rPr>
        <w:t>分布</w:t>
      </w:r>
      <w:commentRangeEnd w:id="593"/>
      <w:r w:rsidR="00433054">
        <w:rPr>
          <w:rStyle w:val="aff5"/>
        </w:rPr>
        <w:commentReference w:id="593"/>
      </w:r>
      <w:commentRangeEnd w:id="594"/>
      <w:r w:rsidR="0046767E">
        <w:rPr>
          <w:rStyle w:val="aff5"/>
        </w:rPr>
        <w:commentReference w:id="594"/>
      </w:r>
      <w:r w:rsidR="00931542">
        <w:rPr>
          <w:rFonts w:hint="eastAsia"/>
        </w:rPr>
        <w:t>的±</w:t>
      </w:r>
      <w:r w:rsidR="00931542">
        <w:t>10000</w:t>
      </w:r>
      <w:r w:rsidR="00931542">
        <w:rPr>
          <w:rFonts w:hint="eastAsia"/>
        </w:rPr>
        <w:t>间的随机值填充个体的基因序列。</w:t>
      </w:r>
    </w:p>
    <w:p w14:paraId="065827B8" w14:textId="77777777" w:rsidR="00304C77" w:rsidRDefault="00304C77" w:rsidP="00304C77">
      <w:pPr>
        <w:pStyle w:val="a0"/>
        <w:numPr>
          <w:ilvl w:val="0"/>
          <w:numId w:val="7"/>
        </w:numPr>
        <w:ind w:firstLineChars="0"/>
      </w:pPr>
      <w:r w:rsidRPr="00304C77">
        <w:t>set_default_genes_len</w:t>
      </w:r>
      <w:r>
        <w:rPr>
          <w:rFonts w:hint="eastAsia"/>
        </w:rPr>
        <w:t>：</w:t>
      </w:r>
      <w:r w:rsidR="00833AF8">
        <w:rPr>
          <w:rFonts w:hint="eastAsia"/>
        </w:rPr>
        <w:t>静态方法，用于设置默认的基因长度。</w:t>
      </w:r>
    </w:p>
    <w:p w14:paraId="7EF87B5B" w14:textId="77777777" w:rsidR="00304C77" w:rsidRDefault="00304C77" w:rsidP="00304C77">
      <w:pPr>
        <w:pStyle w:val="a0"/>
        <w:numPr>
          <w:ilvl w:val="0"/>
          <w:numId w:val="7"/>
        </w:numPr>
        <w:ind w:firstLineChars="0"/>
      </w:pPr>
      <w:r w:rsidRPr="00304C77">
        <w:lastRenderedPageBreak/>
        <w:t>get_gene</w:t>
      </w:r>
      <w:r>
        <w:rPr>
          <w:rFonts w:hint="eastAsia"/>
        </w:rPr>
        <w:t>：</w:t>
      </w:r>
      <w:r w:rsidR="00833AF8">
        <w:rPr>
          <w:rFonts w:hint="eastAsia"/>
        </w:rPr>
        <w:t>获取特定位置的</w:t>
      </w:r>
      <w:r w:rsidR="00634F3C">
        <w:rPr>
          <w:rFonts w:hint="eastAsia"/>
        </w:rPr>
        <w:t>单个</w:t>
      </w:r>
      <w:r w:rsidR="00833AF8">
        <w:rPr>
          <w:rFonts w:hint="eastAsia"/>
        </w:rPr>
        <w:t>基因。</w:t>
      </w:r>
    </w:p>
    <w:p w14:paraId="1DA15722" w14:textId="77777777" w:rsidR="00304C77" w:rsidRDefault="00304C77" w:rsidP="00634F3C">
      <w:pPr>
        <w:pStyle w:val="a0"/>
        <w:numPr>
          <w:ilvl w:val="0"/>
          <w:numId w:val="7"/>
        </w:numPr>
        <w:ind w:firstLineChars="0"/>
      </w:pPr>
      <w:r w:rsidRPr="00304C77">
        <w:t>set_gene</w:t>
      </w:r>
      <w:r>
        <w:rPr>
          <w:rFonts w:hint="eastAsia"/>
        </w:rPr>
        <w:t>：</w:t>
      </w:r>
      <w:r w:rsidR="00634F3C">
        <w:rPr>
          <w:rFonts w:hint="eastAsia"/>
        </w:rPr>
        <w:t>设置特定位置的单个基因。</w:t>
      </w:r>
    </w:p>
    <w:p w14:paraId="51987D9B" w14:textId="77777777" w:rsidR="00304C77" w:rsidRDefault="00304C77" w:rsidP="00304C77">
      <w:pPr>
        <w:pStyle w:val="a0"/>
        <w:numPr>
          <w:ilvl w:val="0"/>
          <w:numId w:val="7"/>
        </w:numPr>
        <w:ind w:firstLineChars="0"/>
      </w:pPr>
      <w:r w:rsidRPr="00304C77">
        <w:t>get_genes</w:t>
      </w:r>
      <w:r>
        <w:rPr>
          <w:rFonts w:hint="eastAsia"/>
        </w:rPr>
        <w:t>：</w:t>
      </w:r>
      <w:r w:rsidR="00634F3C">
        <w:rPr>
          <w:rFonts w:hint="eastAsia"/>
        </w:rPr>
        <w:t>获取整条基因。</w:t>
      </w:r>
    </w:p>
    <w:p w14:paraId="62177D5F" w14:textId="77777777" w:rsidR="00304C77" w:rsidRPr="009B6B7F" w:rsidRDefault="00304C77" w:rsidP="00304C77">
      <w:pPr>
        <w:pStyle w:val="a0"/>
        <w:numPr>
          <w:ilvl w:val="0"/>
          <w:numId w:val="7"/>
        </w:numPr>
        <w:ind w:firstLineChars="0"/>
      </w:pPr>
      <w:r w:rsidRPr="00304C77">
        <w:t>get_fitness</w:t>
      </w:r>
      <w:r>
        <w:rPr>
          <w:rFonts w:hint="eastAsia"/>
        </w:rPr>
        <w:t>：</w:t>
      </w:r>
      <w:r w:rsidR="00634F3C">
        <w:rPr>
          <w:rFonts w:hint="eastAsia"/>
        </w:rPr>
        <w:t>获取个体的适应度。首先检查该个体的适应度之前有没有计算过，没有的话进行计算并把结果保存下来。</w:t>
      </w:r>
    </w:p>
    <w:p w14:paraId="3A318C17" w14:textId="77777777" w:rsidR="00F45E7D" w:rsidRDefault="002A25F2" w:rsidP="00F45E7D">
      <w:pPr>
        <w:pStyle w:val="3"/>
        <w:spacing w:before="156" w:after="156"/>
        <w:ind w:firstLine="360"/>
      </w:pPr>
      <w:bookmarkStart w:id="597" w:name="_Toc484097126"/>
      <w:r>
        <w:rPr>
          <w:rFonts w:hint="eastAsia"/>
        </w:rPr>
        <w:t>演化</w:t>
      </w:r>
      <w:r w:rsidR="00F45E7D">
        <w:rPr>
          <w:rFonts w:hint="eastAsia"/>
        </w:rPr>
        <w:t>模块</w:t>
      </w:r>
      <w:bookmarkEnd w:id="597"/>
    </w:p>
    <w:p w14:paraId="19D81B62" w14:textId="77777777" w:rsidR="00B739B2" w:rsidRDefault="00B739B2" w:rsidP="00B739B2">
      <w:pPr>
        <w:pStyle w:val="a0"/>
        <w:ind w:firstLine="480"/>
      </w:pPr>
      <w:r>
        <w:rPr>
          <w:rFonts w:hint="eastAsia"/>
        </w:rPr>
        <w:t>该模块</w:t>
      </w:r>
      <w:r w:rsidR="00D42DAD">
        <w:rPr>
          <w:rFonts w:hint="eastAsia"/>
        </w:rPr>
        <w:t>class Alogorithm</w:t>
      </w:r>
      <w:r>
        <w:rPr>
          <w:rFonts w:hint="eastAsia"/>
        </w:rPr>
        <w:t>实现了各种</w:t>
      </w:r>
      <w:r w:rsidR="00D42DAD">
        <w:rPr>
          <w:rFonts w:hint="eastAsia"/>
        </w:rPr>
        <w:t>演化过程</w:t>
      </w:r>
      <w:r>
        <w:rPr>
          <w:rFonts w:hint="eastAsia"/>
        </w:rPr>
        <w:t>需要的</w:t>
      </w:r>
      <w:r w:rsidR="00D42DAD">
        <w:rPr>
          <w:rFonts w:hint="eastAsia"/>
        </w:rPr>
        <w:t>所有</w:t>
      </w:r>
      <w:r>
        <w:rPr>
          <w:rFonts w:hint="eastAsia"/>
        </w:rPr>
        <w:t>算法</w:t>
      </w:r>
      <w:r w:rsidR="00D42DAD">
        <w:rPr>
          <w:rFonts w:hint="eastAsia"/>
        </w:rPr>
        <w:t>，包括交叉算法、变异算法等。支持如下静态方法：</w:t>
      </w:r>
    </w:p>
    <w:p w14:paraId="129F4DF4" w14:textId="77777777" w:rsidR="00D42DAD" w:rsidRDefault="00D42DAD" w:rsidP="00D42DAD">
      <w:pPr>
        <w:pStyle w:val="a0"/>
        <w:numPr>
          <w:ilvl w:val="0"/>
          <w:numId w:val="7"/>
        </w:numPr>
        <w:ind w:firstLineChars="0"/>
      </w:pPr>
      <w:r w:rsidRPr="00D42DAD">
        <w:t>evolve_population</w:t>
      </w:r>
      <w:r>
        <w:rPr>
          <w:rFonts w:hint="eastAsia"/>
        </w:rPr>
        <w:t>：</w:t>
      </w:r>
      <w:r w:rsidR="002A25F2">
        <w:rPr>
          <w:rFonts w:hint="eastAsia"/>
        </w:rPr>
        <w:t>根据传入的种群，进行一次完整的繁衍过程</w:t>
      </w:r>
      <w:r w:rsidR="00913CA5">
        <w:rPr>
          <w:rFonts w:hint="eastAsia"/>
        </w:rPr>
        <w:t>。</w:t>
      </w:r>
      <w:r w:rsidR="002A25F2">
        <w:rPr>
          <w:rFonts w:hint="eastAsia"/>
        </w:rPr>
        <w:t>先不断的调用</w:t>
      </w:r>
      <w:r w:rsidR="002A25F2" w:rsidRPr="00D42DAD">
        <w:t>tournament_selection</w:t>
      </w:r>
      <w:r w:rsidR="002A25F2">
        <w:rPr>
          <w:rFonts w:hint="eastAsia"/>
        </w:rPr>
        <w:t>来选出两个个体进行交叉产生新个体填入新种群中，然后遍历新种群的每个个体进行变异操作，返回新产生的种群。</w:t>
      </w:r>
    </w:p>
    <w:p w14:paraId="047E4AD5" w14:textId="77777777" w:rsidR="00D42DAD" w:rsidRDefault="00D42DAD" w:rsidP="00D42DAD">
      <w:pPr>
        <w:pStyle w:val="a0"/>
        <w:numPr>
          <w:ilvl w:val="0"/>
          <w:numId w:val="7"/>
        </w:numPr>
        <w:ind w:firstLineChars="0"/>
      </w:pPr>
      <w:r w:rsidRPr="00D42DAD">
        <w:t>tournament_selection</w:t>
      </w:r>
      <w:r>
        <w:rPr>
          <w:rFonts w:hint="eastAsia"/>
        </w:rPr>
        <w:t>：</w:t>
      </w:r>
      <w:r w:rsidR="00913CA5">
        <w:rPr>
          <w:rFonts w:hint="eastAsia"/>
        </w:rPr>
        <w:t>用于选出要交叉的个体。传入种群，随机选出该种群中一定量的个体，返回这些个体中适应度最高的个体。</w:t>
      </w:r>
    </w:p>
    <w:p w14:paraId="7C0981E6" w14:textId="77777777" w:rsidR="00D42DAD" w:rsidRDefault="00D42DAD" w:rsidP="00D42DAD">
      <w:pPr>
        <w:pStyle w:val="a0"/>
        <w:numPr>
          <w:ilvl w:val="0"/>
          <w:numId w:val="7"/>
        </w:numPr>
        <w:ind w:firstLineChars="0"/>
      </w:pPr>
      <w:r w:rsidRPr="00D42DAD">
        <w:t>crossover</w:t>
      </w:r>
      <w:r>
        <w:rPr>
          <w:rFonts w:hint="eastAsia"/>
        </w:rPr>
        <w:t>：</w:t>
      </w:r>
      <w:r w:rsidR="00913CA5">
        <w:rPr>
          <w:rFonts w:hint="eastAsia"/>
        </w:rPr>
        <w:t>用于交叉两个个体。</w:t>
      </w:r>
      <w:r w:rsidR="00920460">
        <w:rPr>
          <w:rFonts w:hint="eastAsia"/>
        </w:rPr>
        <w:t>首先初始化一个新个体，然后遍历生成新个体的基因序列，</w:t>
      </w:r>
      <w:r w:rsidR="007237C7">
        <w:rPr>
          <w:rFonts w:hint="eastAsia"/>
        </w:rPr>
        <w:t>每次生成一个</w:t>
      </w:r>
      <w:r w:rsidR="007237C7">
        <w:rPr>
          <w:rFonts w:hint="eastAsia"/>
        </w:rPr>
        <w:t>[0,1</w:t>
      </w:r>
      <w:r w:rsidR="007237C7">
        <w:t>)</w:t>
      </w:r>
      <w:r w:rsidR="007237C7">
        <w:rPr>
          <w:rFonts w:hint="eastAsia"/>
        </w:rPr>
        <w:t>的随机数，判断其是否小于设置好的交叉率，如果小于则该基因从</w:t>
      </w:r>
      <w:r w:rsidR="00920460">
        <w:rPr>
          <w:rFonts w:hint="eastAsia"/>
        </w:rPr>
        <w:t>个体</w:t>
      </w:r>
      <w:r w:rsidR="007237C7">
        <w:rPr>
          <w:rFonts w:hint="eastAsia"/>
        </w:rPr>
        <w:t>1</w:t>
      </w:r>
      <w:r w:rsidR="00920460">
        <w:rPr>
          <w:rFonts w:hint="eastAsia"/>
        </w:rPr>
        <w:t>复制</w:t>
      </w:r>
      <w:r w:rsidR="007237C7">
        <w:rPr>
          <w:rFonts w:hint="eastAsia"/>
        </w:rPr>
        <w:t>，否则从个体</w:t>
      </w:r>
      <w:r w:rsidR="007237C7">
        <w:rPr>
          <w:rFonts w:hint="eastAsia"/>
        </w:rPr>
        <w:t>2</w:t>
      </w:r>
      <w:r w:rsidR="007237C7">
        <w:rPr>
          <w:rFonts w:hint="eastAsia"/>
        </w:rPr>
        <w:t>复制</w:t>
      </w:r>
      <w:r w:rsidR="00920460">
        <w:rPr>
          <w:rFonts w:hint="eastAsia"/>
        </w:rPr>
        <w:t>。</w:t>
      </w:r>
    </w:p>
    <w:p w14:paraId="13C9616C" w14:textId="77777777" w:rsidR="00D42DAD" w:rsidRDefault="00D42DAD" w:rsidP="00D42DAD">
      <w:pPr>
        <w:pStyle w:val="a0"/>
        <w:numPr>
          <w:ilvl w:val="0"/>
          <w:numId w:val="7"/>
        </w:numPr>
        <w:ind w:firstLineChars="0"/>
      </w:pPr>
      <w:r w:rsidRPr="00D42DAD">
        <w:t>non_uniform_degree</w:t>
      </w:r>
      <w:r>
        <w:rPr>
          <w:rFonts w:hint="eastAsia"/>
        </w:rPr>
        <w:t>：</w:t>
      </w:r>
      <w:r w:rsidR="00360469">
        <w:rPr>
          <w:rFonts w:hint="eastAsia"/>
        </w:rPr>
        <w:t>用于计算突变的程度。</w:t>
      </w:r>
    </w:p>
    <w:p w14:paraId="2FAB324B" w14:textId="77777777" w:rsidR="00D42DAD" w:rsidRPr="00D42DAD" w:rsidRDefault="00D42DAD" w:rsidP="0053030E">
      <w:pPr>
        <w:pStyle w:val="a0"/>
        <w:numPr>
          <w:ilvl w:val="0"/>
          <w:numId w:val="7"/>
        </w:numPr>
        <w:ind w:firstLineChars="0"/>
      </w:pPr>
      <w:r w:rsidRPr="00D42DAD">
        <w:t>mutate</w:t>
      </w:r>
      <w:r>
        <w:rPr>
          <w:rFonts w:hint="eastAsia"/>
        </w:rPr>
        <w:t>：</w:t>
      </w:r>
      <w:r w:rsidR="0053030E">
        <w:rPr>
          <w:rFonts w:hint="eastAsia"/>
        </w:rPr>
        <w:t>用于让个体进行变异。遍历传入的个体基因序列，</w:t>
      </w:r>
      <w:r w:rsidR="00AC39E5">
        <w:rPr>
          <w:rFonts w:hint="eastAsia"/>
        </w:rPr>
        <w:t>每次</w:t>
      </w:r>
      <w:r w:rsidR="0053030E">
        <w:rPr>
          <w:rFonts w:hint="eastAsia"/>
        </w:rPr>
        <w:t>生成一个</w:t>
      </w:r>
      <w:r w:rsidR="0053030E">
        <w:rPr>
          <w:rFonts w:hint="eastAsia"/>
        </w:rPr>
        <w:t>[0,1</w:t>
      </w:r>
      <w:r w:rsidR="0053030E">
        <w:t>)</w:t>
      </w:r>
      <w:r w:rsidR="0053030E">
        <w:rPr>
          <w:rFonts w:hint="eastAsia"/>
        </w:rPr>
        <w:t>的随机数，判断其是否小于设置好的突变率，如果小于则计算突变的程度并对该单个基因进行变异。</w:t>
      </w:r>
    </w:p>
    <w:p w14:paraId="55B53AB7" w14:textId="77777777" w:rsidR="00F45E7D" w:rsidRDefault="000829B2" w:rsidP="00F45E7D">
      <w:pPr>
        <w:pStyle w:val="3"/>
        <w:spacing w:before="156" w:after="156"/>
        <w:ind w:firstLine="360"/>
      </w:pPr>
      <w:bookmarkStart w:id="598" w:name="_Toc484097127"/>
      <w:r>
        <w:rPr>
          <w:rFonts w:hint="eastAsia"/>
        </w:rPr>
        <w:t>基于</w:t>
      </w:r>
      <w:r>
        <w:rPr>
          <w:rFonts w:hint="eastAsia"/>
        </w:rPr>
        <w:t>CPU</w:t>
      </w:r>
      <w:r>
        <w:rPr>
          <w:rFonts w:hint="eastAsia"/>
        </w:rPr>
        <w:t>的</w:t>
      </w:r>
      <w:r w:rsidR="00D42DAD">
        <w:rPr>
          <w:rFonts w:hint="eastAsia"/>
        </w:rPr>
        <w:t>适应度计算</w:t>
      </w:r>
      <w:r w:rsidR="00F45E7D">
        <w:rPr>
          <w:rFonts w:hint="eastAsia"/>
        </w:rPr>
        <w:t>模块</w:t>
      </w:r>
      <w:bookmarkEnd w:id="598"/>
    </w:p>
    <w:p w14:paraId="249A65A9" w14:textId="77777777" w:rsidR="00CD3761" w:rsidRDefault="00CD3761" w:rsidP="00CD3761">
      <w:pPr>
        <w:pStyle w:val="a0"/>
        <w:ind w:firstLine="480"/>
      </w:pPr>
      <w:r>
        <w:rPr>
          <w:rFonts w:hint="eastAsia"/>
        </w:rPr>
        <w:t>该模块</w:t>
      </w:r>
      <w:r>
        <w:rPr>
          <w:rFonts w:hint="eastAsia"/>
        </w:rPr>
        <w:t>class FitnessCalc</w:t>
      </w:r>
      <w:r>
        <w:rPr>
          <w:rFonts w:hint="eastAsia"/>
        </w:rPr>
        <w:t>实现了</w:t>
      </w:r>
      <w:r w:rsidR="001D1BC1">
        <w:rPr>
          <w:rFonts w:hint="eastAsia"/>
        </w:rPr>
        <w:t>基于</w:t>
      </w:r>
      <w:r w:rsidR="001D1BC1">
        <w:rPr>
          <w:rFonts w:hint="eastAsia"/>
        </w:rPr>
        <w:t>CPU</w:t>
      </w:r>
      <w:r w:rsidR="001D1BC1">
        <w:rPr>
          <w:rFonts w:hint="eastAsia"/>
        </w:rPr>
        <w:t>的</w:t>
      </w:r>
      <w:r>
        <w:rPr>
          <w:rFonts w:hint="eastAsia"/>
        </w:rPr>
        <w:t>适应度计算的算法。支持如下静态方法：</w:t>
      </w:r>
    </w:p>
    <w:p w14:paraId="523ABC71" w14:textId="77777777" w:rsidR="00CD3761" w:rsidRDefault="00CD3761" w:rsidP="00CD3761">
      <w:pPr>
        <w:pStyle w:val="a0"/>
        <w:numPr>
          <w:ilvl w:val="0"/>
          <w:numId w:val="8"/>
        </w:numPr>
        <w:ind w:firstLineChars="0"/>
      </w:pPr>
      <w:r>
        <w:rPr>
          <w:rFonts w:hint="eastAsia"/>
        </w:rPr>
        <w:t>h</w:t>
      </w:r>
      <w:r>
        <w:rPr>
          <w:rFonts w:hint="eastAsia"/>
        </w:rPr>
        <w:t>：</w:t>
      </w:r>
      <w:r w:rsidR="001409C6">
        <w:rPr>
          <w:rFonts w:hint="eastAsia"/>
        </w:rPr>
        <w:t>用于计算</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w:r w:rsidR="001409C6">
        <w:rPr>
          <w:rFonts w:hint="eastAsia"/>
        </w:rPr>
        <w:t>。输入的</w:t>
      </w:r>
      <w:r w:rsidR="001409C6">
        <w:rPr>
          <w:rFonts w:hint="eastAsia"/>
        </w:rPr>
        <w:t>x</w:t>
      </w:r>
      <w:r w:rsidR="001409C6">
        <w:rPr>
          <w:rFonts w:hint="eastAsia"/>
        </w:rPr>
        <w:t>既可以是全体样本的矩阵，也可以是单个样本的向量。</w:t>
      </w:r>
    </w:p>
    <w:p w14:paraId="325C0FCC" w14:textId="77777777" w:rsidR="00CD3761" w:rsidRDefault="00CD3761" w:rsidP="00CD3761">
      <w:pPr>
        <w:pStyle w:val="a0"/>
        <w:numPr>
          <w:ilvl w:val="0"/>
          <w:numId w:val="8"/>
        </w:numPr>
        <w:ind w:firstLineChars="0"/>
      </w:pPr>
      <w:r>
        <w:rPr>
          <w:rFonts w:hint="eastAsia"/>
        </w:rPr>
        <w:t>l</w:t>
      </w:r>
      <w:r>
        <w:rPr>
          <w:rFonts w:hint="eastAsia"/>
        </w:rPr>
        <w:t>：</w:t>
      </w:r>
      <w:r w:rsidR="001409C6">
        <w:rPr>
          <w:rFonts w:hint="eastAsia"/>
        </w:rPr>
        <w:t>用于计算似然函数</w:t>
      </w:r>
      <m:oMath>
        <m:r>
          <w:rPr>
            <w:rFonts w:ascii="Cambria Math" w:hAnsi="Cambria Math"/>
          </w:rPr>
          <m:t>L</m:t>
        </m:r>
        <m:d>
          <m:dPr>
            <m:ctrlPr>
              <w:rPr>
                <w:rFonts w:ascii="Cambria Math" w:hAnsi="Cambria Math"/>
              </w:rPr>
            </m:ctrlPr>
          </m:dPr>
          <m:e>
            <m:r>
              <w:rPr>
                <w:rFonts w:ascii="Cambria Math" w:hAnsi="Cambria Math"/>
              </w:rPr>
              <m:t>θ</m:t>
            </m:r>
          </m:e>
        </m:d>
      </m:oMath>
      <w:r w:rsidR="001409C6">
        <w:rPr>
          <w:rFonts w:hint="eastAsia"/>
        </w:rPr>
        <w:t>。</w:t>
      </w:r>
    </w:p>
    <w:p w14:paraId="10D6C94C" w14:textId="77777777" w:rsidR="00CD3761" w:rsidRDefault="00CD3761" w:rsidP="00CD3761">
      <w:pPr>
        <w:pStyle w:val="a0"/>
        <w:numPr>
          <w:ilvl w:val="0"/>
          <w:numId w:val="8"/>
        </w:numPr>
        <w:ind w:firstLineChars="0"/>
      </w:pPr>
      <w:r>
        <w:rPr>
          <w:rFonts w:hint="eastAsia"/>
        </w:rPr>
        <w:t>get_fitness</w:t>
      </w:r>
      <w:r>
        <w:rPr>
          <w:rFonts w:hint="eastAsia"/>
        </w:rPr>
        <w:t>：</w:t>
      </w:r>
      <w:r w:rsidR="001409C6">
        <w:rPr>
          <w:rFonts w:hint="eastAsia"/>
        </w:rPr>
        <w:t>用于计算个体的适应度。输入一个个体，调用</w:t>
      </w:r>
      <w:r w:rsidR="008507CA">
        <w:rPr>
          <w:rFonts w:hint="eastAsia"/>
        </w:rPr>
        <w:t>方法</w:t>
      </w:r>
      <w:r w:rsidR="001409C6">
        <w:rPr>
          <w:rFonts w:hint="eastAsia"/>
        </w:rPr>
        <w:t>l</w:t>
      </w:r>
      <w:r w:rsidR="001409C6">
        <w:rPr>
          <w:rFonts w:hint="eastAsia"/>
        </w:rPr>
        <w:t>来计算似然度作为该个体的适应度。</w:t>
      </w:r>
    </w:p>
    <w:p w14:paraId="1AF52754" w14:textId="77777777" w:rsidR="00D42581" w:rsidRDefault="00D42581" w:rsidP="00D42581">
      <w:pPr>
        <w:pStyle w:val="3"/>
        <w:spacing w:before="156" w:after="156"/>
        <w:ind w:firstLine="360"/>
      </w:pPr>
      <w:bookmarkStart w:id="599" w:name="_Toc484097128"/>
      <w:r>
        <w:rPr>
          <w:rFonts w:hint="eastAsia"/>
        </w:rPr>
        <w:lastRenderedPageBreak/>
        <w:t>基于</w:t>
      </w:r>
      <w:r>
        <w:rPr>
          <w:rFonts w:hint="eastAsia"/>
        </w:rPr>
        <w:t>GPU</w:t>
      </w:r>
      <w:r>
        <w:rPr>
          <w:rFonts w:hint="eastAsia"/>
        </w:rPr>
        <w:t>的适应度计算模块</w:t>
      </w:r>
      <w:bookmarkEnd w:id="599"/>
    </w:p>
    <w:p w14:paraId="49F27644" w14:textId="77777777" w:rsidR="00886865" w:rsidRDefault="00D42581" w:rsidP="00D42581">
      <w:pPr>
        <w:pStyle w:val="a0"/>
        <w:ind w:firstLine="480"/>
      </w:pPr>
      <w:r>
        <w:rPr>
          <w:rFonts w:hint="eastAsia"/>
        </w:rPr>
        <w:t>该模块</w:t>
      </w:r>
      <w:r>
        <w:rPr>
          <w:rFonts w:hint="eastAsia"/>
        </w:rPr>
        <w:t>class FitnessCalc</w:t>
      </w:r>
      <w:r>
        <w:rPr>
          <w:rFonts w:hint="eastAsia"/>
        </w:rPr>
        <w:t>实现了</w:t>
      </w:r>
      <w:r w:rsidR="001D1BC1">
        <w:rPr>
          <w:rFonts w:hint="eastAsia"/>
        </w:rPr>
        <w:t>基于</w:t>
      </w:r>
      <w:r w:rsidR="001D1BC1">
        <w:rPr>
          <w:rFonts w:hint="eastAsia"/>
        </w:rPr>
        <w:t>GPU</w:t>
      </w:r>
      <w:r w:rsidR="001D1BC1">
        <w:rPr>
          <w:rFonts w:hint="eastAsia"/>
        </w:rPr>
        <w:t>的</w:t>
      </w:r>
      <w:r>
        <w:rPr>
          <w:rFonts w:hint="eastAsia"/>
        </w:rPr>
        <w:t>适应度计算的算法</w:t>
      </w:r>
      <w:r w:rsidR="00886865">
        <w:rPr>
          <w:rFonts w:hint="eastAsia"/>
        </w:rPr>
        <w:t>。</w:t>
      </w:r>
    </w:p>
    <w:p w14:paraId="75AFE3BE" w14:textId="13C0AA57" w:rsidR="0083477E" w:rsidRDefault="00775065" w:rsidP="00BF56BA">
      <w:pPr>
        <w:pStyle w:val="a0"/>
        <w:ind w:firstLine="480"/>
        <w:rPr>
          <w:noProof/>
        </w:rPr>
      </w:pPr>
      <w:r>
        <w:rPr>
          <w:noProof/>
        </w:rPr>
        <mc:AlternateContent>
          <mc:Choice Requires="wps">
            <w:drawing>
              <wp:anchor distT="0" distB="0" distL="114300" distR="114300" simplePos="0" relativeHeight="251754496" behindDoc="0" locked="0" layoutInCell="1" allowOverlap="1" wp14:anchorId="0BF361E6" wp14:editId="12FF6629">
                <wp:simplePos x="0" y="0"/>
                <wp:positionH relativeFrom="column">
                  <wp:posOffset>-12065</wp:posOffset>
                </wp:positionH>
                <wp:positionV relativeFrom="paragraph">
                  <wp:posOffset>3552190</wp:posOffset>
                </wp:positionV>
                <wp:extent cx="5760085" cy="274320"/>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5760085" cy="274320"/>
                        </a:xfrm>
                        <a:prstGeom prst="rect">
                          <a:avLst/>
                        </a:prstGeom>
                        <a:solidFill>
                          <a:prstClr val="white"/>
                        </a:solidFill>
                        <a:ln>
                          <a:noFill/>
                        </a:ln>
                      </wps:spPr>
                      <wps:txbx>
                        <w:txbxContent>
                          <w:p w14:paraId="613BC53C" w14:textId="4CB9E45D" w:rsidR="00235C74" w:rsidRPr="00C526FF" w:rsidRDefault="00235C74" w:rsidP="00775065">
                            <w:pPr>
                              <w:pStyle w:val="a5"/>
                              <w:rPr>
                                <w:b w:val="0"/>
                                <w:sz w:val="21"/>
                                <w:szCs w:val="21"/>
                              </w:rPr>
                            </w:pPr>
                            <w:bookmarkStart w:id="600" w:name="_Ref483487824"/>
                            <w:r w:rsidRPr="00C526FF">
                              <w:rPr>
                                <w:rFonts w:hint="eastAsia"/>
                                <w:b w:val="0"/>
                                <w:sz w:val="21"/>
                                <w:szCs w:val="21"/>
                              </w:rPr>
                              <w:t>算法</w:t>
                            </w:r>
                            <w:r w:rsidRPr="00C526FF">
                              <w:rPr>
                                <w:rFonts w:hint="eastAsia"/>
                                <w:b w:val="0"/>
                                <w:sz w:val="21"/>
                                <w:szCs w:val="21"/>
                              </w:rPr>
                              <w:t xml:space="preserve"> </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STYLEREF 1 \s</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4</w:t>
                            </w:r>
                            <w:r w:rsidRPr="00C526FF">
                              <w:rPr>
                                <w:b w:val="0"/>
                                <w:sz w:val="21"/>
                                <w:szCs w:val="21"/>
                              </w:rPr>
                              <w:fldChar w:fldCharType="end"/>
                            </w:r>
                            <w:r w:rsidRPr="00C526FF">
                              <w:rPr>
                                <w:b w:val="0"/>
                                <w:sz w:val="21"/>
                                <w:szCs w:val="21"/>
                              </w:rPr>
                              <w:t>.</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 xml:space="preserve">SEQ </w:instrText>
                            </w:r>
                            <w:r w:rsidRPr="00C526FF">
                              <w:rPr>
                                <w:rFonts w:hint="eastAsia"/>
                                <w:b w:val="0"/>
                                <w:sz w:val="21"/>
                                <w:szCs w:val="21"/>
                              </w:rPr>
                              <w:instrText>算法</w:instrText>
                            </w:r>
                            <w:r w:rsidRPr="00C526FF">
                              <w:rPr>
                                <w:rFonts w:hint="eastAsia"/>
                                <w:b w:val="0"/>
                                <w:sz w:val="21"/>
                                <w:szCs w:val="21"/>
                              </w:rPr>
                              <w:instrText xml:space="preserve"> \* ARABIC \s 1</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1</w:t>
                            </w:r>
                            <w:r w:rsidRPr="00C526FF">
                              <w:rPr>
                                <w:b w:val="0"/>
                                <w:sz w:val="21"/>
                                <w:szCs w:val="21"/>
                              </w:rPr>
                              <w:fldChar w:fldCharType="end"/>
                            </w:r>
                            <w:bookmarkEnd w:id="600"/>
                            <w:r w:rsidRPr="00C526FF">
                              <w:rPr>
                                <w:b w:val="0"/>
                                <w:sz w:val="21"/>
                                <w:szCs w:val="21"/>
                              </w:rPr>
                              <w:t xml:space="preserve"> </w:t>
                            </w:r>
                            <w:r w:rsidRPr="00C526FF">
                              <w:rPr>
                                <w:rFonts w:hint="eastAsia"/>
                                <w:b w:val="0"/>
                                <w:sz w:val="21"/>
                                <w:szCs w:val="21"/>
                              </w:rPr>
                              <w:t>在</w:t>
                            </w:r>
                            <w:r w:rsidRPr="00C526FF">
                              <w:rPr>
                                <w:b w:val="0"/>
                                <w:sz w:val="21"/>
                                <w:szCs w:val="21"/>
                              </w:rPr>
                              <w:t>GPU</w:t>
                            </w:r>
                            <w:r w:rsidRPr="00C526FF">
                              <w:rPr>
                                <w:b w:val="0"/>
                                <w:sz w:val="21"/>
                                <w:szCs w:val="21"/>
                              </w:rPr>
                              <w:t>单核上运行的算法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361E6" id="文本框 62" o:spid="_x0000_s1040" type="#_x0000_t202" style="position:absolute;left:0;text-align:left;margin-left:-.95pt;margin-top:279.7pt;width:453.55pt;height:21.6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" stroked="f">
                <v:textbox style="mso-fit-shape-to-text:t" inset="0,0,0,0">
                  <w:txbxContent>
                    <w:p w14:paraId="613BC53C" w14:textId="4CB9E45D" w:rsidR="00235C74" w:rsidRPr="00C526FF" w:rsidRDefault="00235C74" w:rsidP="00775065">
                      <w:pPr>
                        <w:pStyle w:val="a5"/>
                        <w:rPr>
                          <w:b w:val="0"/>
                          <w:sz w:val="21"/>
                          <w:szCs w:val="21"/>
                        </w:rPr>
                      </w:pPr>
                      <w:bookmarkStart w:id="601" w:name="_Ref483487824"/>
                      <w:r w:rsidRPr="00C526FF">
                        <w:rPr>
                          <w:rFonts w:hint="eastAsia"/>
                          <w:b w:val="0"/>
                          <w:sz w:val="21"/>
                          <w:szCs w:val="21"/>
                        </w:rPr>
                        <w:t>算法</w:t>
                      </w:r>
                      <w:r w:rsidRPr="00C526FF">
                        <w:rPr>
                          <w:rFonts w:hint="eastAsia"/>
                          <w:b w:val="0"/>
                          <w:sz w:val="21"/>
                          <w:szCs w:val="21"/>
                        </w:rPr>
                        <w:t xml:space="preserve"> </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STYLEREF 1 \s</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4</w:t>
                      </w:r>
                      <w:r w:rsidRPr="00C526FF">
                        <w:rPr>
                          <w:b w:val="0"/>
                          <w:sz w:val="21"/>
                          <w:szCs w:val="21"/>
                        </w:rPr>
                        <w:fldChar w:fldCharType="end"/>
                      </w:r>
                      <w:r w:rsidRPr="00C526FF">
                        <w:rPr>
                          <w:b w:val="0"/>
                          <w:sz w:val="21"/>
                          <w:szCs w:val="21"/>
                        </w:rPr>
                        <w:t>.</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 xml:space="preserve">SEQ </w:instrText>
                      </w:r>
                      <w:r w:rsidRPr="00C526FF">
                        <w:rPr>
                          <w:rFonts w:hint="eastAsia"/>
                          <w:b w:val="0"/>
                          <w:sz w:val="21"/>
                          <w:szCs w:val="21"/>
                        </w:rPr>
                        <w:instrText>算法</w:instrText>
                      </w:r>
                      <w:r w:rsidRPr="00C526FF">
                        <w:rPr>
                          <w:rFonts w:hint="eastAsia"/>
                          <w:b w:val="0"/>
                          <w:sz w:val="21"/>
                          <w:szCs w:val="21"/>
                        </w:rPr>
                        <w:instrText xml:space="preserve"> \* ARABIC \s 1</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1</w:t>
                      </w:r>
                      <w:r w:rsidRPr="00C526FF">
                        <w:rPr>
                          <w:b w:val="0"/>
                          <w:sz w:val="21"/>
                          <w:szCs w:val="21"/>
                        </w:rPr>
                        <w:fldChar w:fldCharType="end"/>
                      </w:r>
                      <w:bookmarkEnd w:id="601"/>
                      <w:r w:rsidRPr="00C526FF">
                        <w:rPr>
                          <w:b w:val="0"/>
                          <w:sz w:val="21"/>
                          <w:szCs w:val="21"/>
                        </w:rPr>
                        <w:t xml:space="preserve"> </w:t>
                      </w:r>
                      <w:r w:rsidRPr="00C526FF">
                        <w:rPr>
                          <w:rFonts w:hint="eastAsia"/>
                          <w:b w:val="0"/>
                          <w:sz w:val="21"/>
                          <w:szCs w:val="21"/>
                        </w:rPr>
                        <w:t>在</w:t>
                      </w:r>
                      <w:r w:rsidRPr="00C526FF">
                        <w:rPr>
                          <w:b w:val="0"/>
                          <w:sz w:val="21"/>
                          <w:szCs w:val="21"/>
                        </w:rPr>
                        <w:t>GPU</w:t>
                      </w:r>
                      <w:r w:rsidRPr="00C526FF">
                        <w:rPr>
                          <w:b w:val="0"/>
                          <w:sz w:val="21"/>
                          <w:szCs w:val="21"/>
                        </w:rPr>
                        <w:t>单核上运行的算法</w:t>
                      </w:r>
                    </w:p>
                  </w:txbxContent>
                </v:textbox>
                <w10:wrap type="topAndBottom"/>
              </v:shape>
            </w:pict>
          </mc:Fallback>
        </mc:AlternateContent>
      </w:r>
      <w:r>
        <w:rPr>
          <w:noProof/>
        </w:rPr>
        <w:drawing>
          <wp:anchor distT="0" distB="0" distL="114300" distR="114300" simplePos="0" relativeHeight="251752448" behindDoc="0" locked="0" layoutInCell="1" allowOverlap="1" wp14:anchorId="6AFEEFCF" wp14:editId="5142CBE3">
            <wp:simplePos x="0" y="0"/>
            <wp:positionH relativeFrom="margin">
              <wp:align>right</wp:align>
            </wp:positionH>
            <wp:positionV relativeFrom="paragraph">
              <wp:posOffset>1251585</wp:posOffset>
            </wp:positionV>
            <wp:extent cx="5760085" cy="2243455"/>
            <wp:effectExtent l="19050" t="19050" r="12065" b="2349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2243455"/>
                    </a:xfrm>
                    <a:prstGeom prst="rect">
                      <a:avLst/>
                    </a:prstGeom>
                    <a:ln>
                      <a:solidFill>
                        <a:schemeClr val="tx1"/>
                      </a:solidFill>
                    </a:ln>
                  </pic:spPr>
                </pic:pic>
              </a:graphicData>
            </a:graphic>
          </wp:anchor>
        </w:drawing>
      </w:r>
      <w:r w:rsidR="0083477E">
        <w:rPr>
          <w:rFonts w:hint="eastAsia"/>
        </w:rPr>
        <w:t>如</w:t>
      </w:r>
      <w:r>
        <w:fldChar w:fldCharType="begin"/>
      </w:r>
      <w:r>
        <w:instrText xml:space="preserve"> </w:instrText>
      </w:r>
      <w:r>
        <w:rPr>
          <w:rFonts w:hint="eastAsia"/>
        </w:rPr>
        <w:instrText>REF _Ref483487824 \h</w:instrText>
      </w:r>
      <w:r>
        <w:instrText xml:space="preserve"> </w:instrText>
      </w:r>
      <w:r>
        <w:fldChar w:fldCharType="separate"/>
      </w:r>
      <w:r w:rsidR="00057756" w:rsidRPr="00C526FF">
        <w:rPr>
          <w:rFonts w:hint="eastAsia"/>
          <w:sz w:val="21"/>
          <w:szCs w:val="21"/>
        </w:rPr>
        <w:t>算法</w:t>
      </w:r>
      <w:r w:rsidR="00057756" w:rsidRPr="00C526FF">
        <w:rPr>
          <w:rFonts w:hint="eastAsia"/>
          <w:sz w:val="21"/>
          <w:szCs w:val="21"/>
        </w:rPr>
        <w:t xml:space="preserve"> </w:t>
      </w:r>
      <w:r w:rsidR="00057756">
        <w:rPr>
          <w:noProof/>
          <w:sz w:val="21"/>
          <w:szCs w:val="21"/>
        </w:rPr>
        <w:t>4</w:t>
      </w:r>
      <w:r w:rsidR="00057756" w:rsidRPr="00C526FF">
        <w:rPr>
          <w:sz w:val="21"/>
          <w:szCs w:val="21"/>
        </w:rPr>
        <w:t>.</w:t>
      </w:r>
      <w:r w:rsidR="00057756">
        <w:rPr>
          <w:noProof/>
          <w:sz w:val="21"/>
          <w:szCs w:val="21"/>
        </w:rPr>
        <w:t>1</w:t>
      </w:r>
      <w:r>
        <w:fldChar w:fldCharType="end"/>
      </w:r>
      <w:r w:rsidR="0083477E">
        <w:rPr>
          <w:rFonts w:hint="eastAsia"/>
        </w:rPr>
        <w:t>，</w:t>
      </w:r>
      <w:r w:rsidR="00886865">
        <w:rPr>
          <w:rFonts w:hint="eastAsia"/>
        </w:rPr>
        <w:t>首先该模块用</w:t>
      </w:r>
      <w:r w:rsidR="00886865">
        <w:rPr>
          <w:rFonts w:hint="eastAsia"/>
        </w:rPr>
        <w:t>c++</w:t>
      </w:r>
      <w:r w:rsidR="00886865">
        <w:rPr>
          <w:rFonts w:hint="eastAsia"/>
        </w:rPr>
        <w:t>实现了在单线程上计算矩阵乘法中的一个元素</w:t>
      </w:r>
      <w:r w:rsidR="0083477E">
        <w:rPr>
          <w:rFonts w:hint="eastAsia"/>
        </w:rPr>
        <w:t>并做</w:t>
      </w:r>
      <w:r w:rsidR="0083477E">
        <w:rPr>
          <w:rFonts w:hint="eastAsia"/>
        </w:rPr>
        <w:t>sigmoid</w:t>
      </w:r>
      <w:r w:rsidR="0083477E">
        <w:rPr>
          <w:rFonts w:hint="eastAsia"/>
        </w:rPr>
        <w:t>映射</w:t>
      </w:r>
      <w:r w:rsidR="00886865">
        <w:rPr>
          <w:rFonts w:hint="eastAsia"/>
        </w:rPr>
        <w:t>的算法：先根据当前线程块</w:t>
      </w:r>
      <w:r w:rsidR="00886865">
        <w:rPr>
          <w:rFonts w:hint="eastAsia"/>
          <w:noProof/>
        </w:rPr>
        <w:t>号和线程号计算出要计算的元素在乘积矩阵中的偏移，然后读取在显存中的乘数矩阵和乘数向量，计算相应位置的元素值，</w:t>
      </w:r>
      <w:r w:rsidR="0083477E">
        <w:rPr>
          <w:rFonts w:hint="eastAsia"/>
          <w:noProof/>
        </w:rPr>
        <w:t>顺便做</w:t>
      </w:r>
      <w:r w:rsidR="0083477E">
        <w:rPr>
          <w:rFonts w:hint="eastAsia"/>
          <w:noProof/>
        </w:rPr>
        <w:t>sigmoid</w:t>
      </w:r>
      <w:r w:rsidR="0083477E">
        <w:rPr>
          <w:rFonts w:hint="eastAsia"/>
          <w:noProof/>
        </w:rPr>
        <w:t>映射，之后</w:t>
      </w:r>
      <w:r w:rsidR="00886865">
        <w:rPr>
          <w:rFonts w:hint="eastAsia"/>
          <w:noProof/>
        </w:rPr>
        <w:t>填在显存相应的位置中。</w:t>
      </w:r>
    </w:p>
    <w:p w14:paraId="77C0F671" w14:textId="77777777" w:rsidR="00D42581" w:rsidRDefault="00886865" w:rsidP="00D42581">
      <w:pPr>
        <w:pStyle w:val="a0"/>
        <w:ind w:firstLine="480"/>
      </w:pPr>
      <w:r>
        <w:rPr>
          <w:rFonts w:hint="eastAsia"/>
        </w:rPr>
        <w:t>在模块初始化时，会调用</w:t>
      </w:r>
      <w:r w:rsidR="00F16703">
        <w:rPr>
          <w:rFonts w:hint="eastAsia"/>
        </w:rPr>
        <w:t>PyCuda</w:t>
      </w:r>
      <w:r>
        <w:rPr>
          <w:rFonts w:hint="eastAsia"/>
        </w:rPr>
        <w:t>来把</w:t>
      </w:r>
      <w:r w:rsidR="00BF56BA">
        <w:rPr>
          <w:rFonts w:hint="eastAsia"/>
        </w:rPr>
        <w:t>这个</w:t>
      </w:r>
      <w:r w:rsidR="00BF56BA">
        <w:rPr>
          <w:rFonts w:hint="eastAsia"/>
        </w:rPr>
        <w:t>c++</w:t>
      </w:r>
      <w:r w:rsidR="00BF56BA">
        <w:rPr>
          <w:rFonts w:hint="eastAsia"/>
        </w:rPr>
        <w:t>程序编译并作为该模块的</w:t>
      </w:r>
      <w:r w:rsidR="00BF56BA">
        <w:rPr>
          <w:rFonts w:hint="eastAsia"/>
        </w:rPr>
        <w:t>python</w:t>
      </w:r>
      <w:r w:rsidR="00BF56BA">
        <w:rPr>
          <w:rFonts w:hint="eastAsia"/>
        </w:rPr>
        <w:t>函数</w:t>
      </w:r>
      <w:r w:rsidR="00BF56BA">
        <w:rPr>
          <w:rFonts w:hint="eastAsia"/>
        </w:rPr>
        <w:t>h</w:t>
      </w:r>
      <w:r w:rsidR="00BF56BA">
        <w:rPr>
          <w:rFonts w:hint="eastAsia"/>
        </w:rPr>
        <w:t>加载到算法进程中</w:t>
      </w:r>
      <w:r>
        <w:rPr>
          <w:rFonts w:hint="eastAsia"/>
        </w:rPr>
        <w:t>。</w:t>
      </w:r>
      <w:r w:rsidR="00BF27CC">
        <w:rPr>
          <w:rFonts w:hint="eastAsia"/>
        </w:rPr>
        <w:t>模块还</w:t>
      </w:r>
      <w:r w:rsidR="00D42581">
        <w:rPr>
          <w:rFonts w:hint="eastAsia"/>
        </w:rPr>
        <w:t>支持如下静态方法：</w:t>
      </w:r>
    </w:p>
    <w:p w14:paraId="40BB4829" w14:textId="77777777" w:rsidR="00D42581" w:rsidRDefault="00D42581" w:rsidP="00D42581">
      <w:pPr>
        <w:pStyle w:val="a0"/>
        <w:numPr>
          <w:ilvl w:val="0"/>
          <w:numId w:val="8"/>
        </w:numPr>
        <w:ind w:firstLineChars="0"/>
      </w:pPr>
      <w:r>
        <w:rPr>
          <w:rFonts w:hint="eastAsia"/>
        </w:rPr>
        <w:t>l</w:t>
      </w:r>
      <w:r>
        <w:rPr>
          <w:rFonts w:hint="eastAsia"/>
        </w:rPr>
        <w:t>：用于计算似然函数</w:t>
      </w:r>
      <m:oMath>
        <m:r>
          <w:rPr>
            <w:rFonts w:ascii="Cambria Math" w:hAnsi="Cambria Math"/>
          </w:rPr>
          <m:t>L</m:t>
        </m:r>
        <m:d>
          <m:dPr>
            <m:ctrlPr>
              <w:rPr>
                <w:rFonts w:ascii="Cambria Math" w:hAnsi="Cambria Math"/>
              </w:rPr>
            </m:ctrlPr>
          </m:dPr>
          <m:e>
            <m:r>
              <w:rPr>
                <w:rFonts w:ascii="Cambria Math" w:hAnsi="Cambria Math"/>
              </w:rPr>
              <m:t>θ</m:t>
            </m:r>
          </m:e>
        </m:d>
      </m:oMath>
      <w:r>
        <w:rPr>
          <w:rFonts w:hint="eastAsia"/>
        </w:rPr>
        <w:t>。</w:t>
      </w:r>
      <w:r w:rsidR="008507CA">
        <w:rPr>
          <w:rFonts w:hint="eastAsia"/>
        </w:rPr>
        <w:t>与基于</w:t>
      </w:r>
      <w:r w:rsidR="008507CA">
        <w:rPr>
          <w:rFonts w:hint="eastAsia"/>
        </w:rPr>
        <w:t>CPU</w:t>
      </w:r>
      <w:r w:rsidR="008507CA">
        <w:rPr>
          <w:rFonts w:hint="eastAsia"/>
        </w:rPr>
        <w:t>的适应度计算模块中的方法</w:t>
      </w:r>
      <w:r w:rsidR="008507CA">
        <w:rPr>
          <w:rFonts w:hint="eastAsia"/>
        </w:rPr>
        <w:t>l</w:t>
      </w:r>
      <w:r w:rsidR="008507CA">
        <w:rPr>
          <w:rFonts w:hint="eastAsia"/>
        </w:rPr>
        <w:t>不同，这里先判断</w:t>
      </w:r>
      <w:r w:rsidR="00732487">
        <w:rPr>
          <w:rFonts w:hint="eastAsia"/>
        </w:rPr>
        <w:t>是否已经在显存中分配好了空间，若没有则先分配空间并把指针保存起来，然后如果显存中不存在矩阵</w:t>
      </w:r>
      <w:r w:rsidR="00732487">
        <w:rPr>
          <w:rFonts w:hint="eastAsia"/>
        </w:rPr>
        <w:t>X</w:t>
      </w:r>
      <w:r w:rsidR="00732487">
        <w:rPr>
          <w:rFonts w:hint="eastAsia"/>
        </w:rPr>
        <w:t>则把</w:t>
      </w:r>
      <w:r w:rsidR="00732487">
        <w:rPr>
          <w:rFonts w:hint="eastAsia"/>
        </w:rPr>
        <w:t>X</w:t>
      </w:r>
      <w:r w:rsidR="00732487">
        <w:rPr>
          <w:rFonts w:hint="eastAsia"/>
        </w:rPr>
        <w:t>复制到显存相应空间中。再复制</w:t>
      </w:r>
      <m:oMath>
        <m:r>
          <w:rPr>
            <w:rFonts w:ascii="Cambria Math" w:hAnsi="Cambria Math"/>
          </w:rPr>
          <m:t>θ</m:t>
        </m:r>
      </m:oMath>
      <w:r w:rsidR="00732487">
        <w:rPr>
          <w:rFonts w:hint="eastAsia"/>
        </w:rPr>
        <w:t>到显存相应空间中，建立大量</w:t>
      </w:r>
      <w:r w:rsidR="00732487">
        <w:rPr>
          <w:rFonts w:hint="eastAsia"/>
        </w:rPr>
        <w:t>GPU</w:t>
      </w:r>
      <w:r w:rsidR="00732487">
        <w:rPr>
          <w:rFonts w:hint="eastAsia"/>
        </w:rPr>
        <w:t>线程运行函数</w:t>
      </w:r>
      <w:r w:rsidR="00732487">
        <w:rPr>
          <w:rFonts w:hint="eastAsia"/>
        </w:rPr>
        <w:t>h</w:t>
      </w:r>
      <w:r w:rsidR="00732487">
        <w:rPr>
          <w:rFonts w:hint="eastAsia"/>
        </w:rPr>
        <w:t>计算出结果，再把结果从显存拷贝回内存中。</w:t>
      </w:r>
    </w:p>
    <w:p w14:paraId="6BCC1127" w14:textId="77777777" w:rsidR="00D42581" w:rsidRPr="00CD3761" w:rsidRDefault="00D42581" w:rsidP="00D42581">
      <w:pPr>
        <w:pStyle w:val="a0"/>
        <w:numPr>
          <w:ilvl w:val="0"/>
          <w:numId w:val="8"/>
        </w:numPr>
        <w:ind w:firstLineChars="0"/>
      </w:pPr>
      <w:r>
        <w:rPr>
          <w:rFonts w:hint="eastAsia"/>
        </w:rPr>
        <w:t>get_fitness</w:t>
      </w:r>
      <w:r>
        <w:rPr>
          <w:rFonts w:hint="eastAsia"/>
        </w:rPr>
        <w:t>：用于计算个体的适应度。输入一个个体，调用</w:t>
      </w:r>
      <w:r w:rsidR="008507CA">
        <w:rPr>
          <w:rFonts w:hint="eastAsia"/>
        </w:rPr>
        <w:t>方法</w:t>
      </w:r>
      <w:r>
        <w:rPr>
          <w:rFonts w:hint="eastAsia"/>
        </w:rPr>
        <w:t>l</w:t>
      </w:r>
      <w:r>
        <w:rPr>
          <w:rFonts w:hint="eastAsia"/>
        </w:rPr>
        <w:t>来计算似然度作为该个体的适应度。</w:t>
      </w:r>
    </w:p>
    <w:p w14:paraId="0EBAF138" w14:textId="77777777" w:rsidR="00D42DAD" w:rsidRDefault="00D42DAD" w:rsidP="00D42DAD">
      <w:pPr>
        <w:pStyle w:val="3"/>
        <w:spacing w:before="156" w:after="156"/>
        <w:ind w:firstLine="360"/>
      </w:pPr>
      <w:bookmarkStart w:id="602" w:name="_Toc484097129"/>
      <w:r>
        <w:rPr>
          <w:rFonts w:hint="eastAsia"/>
        </w:rPr>
        <w:t>遗传算法训练模块</w:t>
      </w:r>
      <w:bookmarkEnd w:id="602"/>
    </w:p>
    <w:p w14:paraId="34C4A220" w14:textId="77777777" w:rsidR="00662AC2" w:rsidRDefault="00662AC2" w:rsidP="00D42DAD">
      <w:pPr>
        <w:pStyle w:val="a0"/>
        <w:ind w:firstLine="480"/>
      </w:pPr>
      <w:r>
        <w:rPr>
          <w:rFonts w:hint="eastAsia"/>
        </w:rPr>
        <w:t>该模块调用种群、个体、演化、适应度计算等模块，串联出整个遗传算法的流程，在样本子集上做训练，最终得到训练出的参数</w:t>
      </w:r>
      <m:oMath>
        <m:r>
          <w:rPr>
            <w:rFonts w:ascii="Cambria Math" w:hAnsi="Cambria Math"/>
          </w:rPr>
          <m:t>θ</m:t>
        </m:r>
      </m:oMath>
      <w:r>
        <w:rPr>
          <w:rFonts w:hint="eastAsia"/>
        </w:rPr>
        <w:t>。同时此模块使用计时器记录了训练过程所使用的时间。</w:t>
      </w:r>
    </w:p>
    <w:p w14:paraId="768C629D" w14:textId="77777777" w:rsidR="00D42DAD" w:rsidRDefault="00662AC2" w:rsidP="00D42DAD">
      <w:pPr>
        <w:pStyle w:val="a0"/>
        <w:ind w:firstLine="480"/>
      </w:pPr>
      <w:r>
        <w:rPr>
          <w:rFonts w:hint="eastAsia"/>
        </w:rPr>
        <w:t>模块首先设置好总迭代数、种群大小、基因长度等参数，然后把训练集交付给适应</w:t>
      </w:r>
      <w:r>
        <w:rPr>
          <w:rFonts w:hint="eastAsia"/>
        </w:rPr>
        <w:lastRenderedPageBreak/>
        <w:t>度计算模块，再使用种群模块初始化生成一个随机的种群，不断迭代。迭代时记录每次繁衍新种群需要的时间。最终记录下最末代种群</w:t>
      </w:r>
      <w:r w:rsidR="00EF73FB">
        <w:rPr>
          <w:rFonts w:hint="eastAsia"/>
        </w:rPr>
        <w:t>中最优个体的基因序列作为返回值。</w:t>
      </w:r>
    </w:p>
    <w:p w14:paraId="02B01BB2" w14:textId="77777777" w:rsidR="001D481B" w:rsidRDefault="001D481B" w:rsidP="001D481B">
      <w:pPr>
        <w:pStyle w:val="3"/>
        <w:spacing w:before="156" w:after="156"/>
        <w:ind w:firstLine="360"/>
      </w:pPr>
      <w:bookmarkStart w:id="603" w:name="_Toc484097130"/>
      <w:r>
        <w:rPr>
          <w:rFonts w:hint="eastAsia"/>
        </w:rPr>
        <w:t>人工神经网络训练模块</w:t>
      </w:r>
      <w:bookmarkEnd w:id="603"/>
    </w:p>
    <w:p w14:paraId="39233C7A" w14:textId="77777777" w:rsidR="001D481B" w:rsidRDefault="00745078" w:rsidP="00D42DAD">
      <w:pPr>
        <w:pStyle w:val="a0"/>
        <w:ind w:firstLine="480"/>
        <w:rPr>
          <w:rFonts w:eastAsiaTheme="minorEastAsia"/>
        </w:rPr>
      </w:pPr>
      <w:r>
        <w:rPr>
          <w:rFonts w:eastAsiaTheme="minorEastAsia" w:hint="eastAsia"/>
        </w:rPr>
        <w:t>该模块建立并设置整个人工神经网络，并使用训练集将网络训练完成。</w:t>
      </w:r>
    </w:p>
    <w:p w14:paraId="17D3F2BC" w14:textId="77777777" w:rsidR="00745078" w:rsidRDefault="00745078" w:rsidP="00D42DAD">
      <w:pPr>
        <w:pStyle w:val="a0"/>
        <w:ind w:firstLine="480"/>
        <w:rPr>
          <w:rFonts w:eastAsiaTheme="minorEastAsia"/>
        </w:rPr>
      </w:pPr>
      <w:r>
        <w:rPr>
          <w:rFonts w:eastAsiaTheme="minorEastAsia" w:hint="eastAsia"/>
        </w:rPr>
        <w:t>此模块利用</w:t>
      </w:r>
      <w:r>
        <w:rPr>
          <w:rFonts w:eastAsiaTheme="minorEastAsia" w:hint="eastAsia"/>
        </w:rPr>
        <w:t>Keras</w:t>
      </w:r>
      <w:r>
        <w:rPr>
          <w:rFonts w:eastAsiaTheme="minorEastAsia" w:hint="eastAsia"/>
        </w:rPr>
        <w:t>和</w:t>
      </w:r>
      <w:r>
        <w:rPr>
          <w:rFonts w:eastAsiaTheme="minorEastAsia" w:hint="eastAsia"/>
        </w:rPr>
        <w:t>Theano</w:t>
      </w:r>
      <w:r>
        <w:rPr>
          <w:rFonts w:eastAsiaTheme="minorEastAsia" w:hint="eastAsia"/>
        </w:rPr>
        <w:t>框架实现。首先实例化一个</w:t>
      </w:r>
      <w:r>
        <w:rPr>
          <w:rFonts w:eastAsiaTheme="minorEastAsia" w:hint="eastAsia"/>
        </w:rPr>
        <w:t>Keras</w:t>
      </w:r>
      <w:r>
        <w:rPr>
          <w:rFonts w:eastAsiaTheme="minorEastAsia" w:hint="eastAsia"/>
        </w:rPr>
        <w:t>的</w:t>
      </w:r>
      <w:r>
        <w:rPr>
          <w:rFonts w:eastAsiaTheme="minorEastAsia" w:hint="eastAsia"/>
        </w:rPr>
        <w:t>Sequential</w:t>
      </w:r>
      <w:r>
        <w:rPr>
          <w:rFonts w:eastAsiaTheme="minorEastAsia" w:hint="eastAsia"/>
        </w:rPr>
        <w:t>对象，然后构建网络，添加输入层、隐层和输出层</w:t>
      </w:r>
      <w:r w:rsidR="005B05D4">
        <w:rPr>
          <w:rFonts w:eastAsiaTheme="minorEastAsia" w:hint="eastAsia"/>
        </w:rPr>
        <w:t>，添加</w:t>
      </w:r>
      <w:r w:rsidR="005B05D4">
        <w:rPr>
          <w:rFonts w:eastAsiaTheme="minorEastAsia" w:hint="eastAsia"/>
        </w:rPr>
        <w:t>dropout</w:t>
      </w:r>
      <w:r w:rsidR="005B05D4">
        <w:rPr>
          <w:rFonts w:eastAsiaTheme="minorEastAsia" w:hint="eastAsia"/>
        </w:rPr>
        <w:t>层</w:t>
      </w:r>
      <w:r>
        <w:rPr>
          <w:rFonts w:eastAsiaTheme="minorEastAsia" w:hint="eastAsia"/>
        </w:rPr>
        <w:t>，设置神经元使用</w:t>
      </w:r>
      <w:r>
        <w:rPr>
          <w:rFonts w:eastAsiaTheme="minorEastAsia" w:hint="eastAsia"/>
        </w:rPr>
        <w:t>sigmoid</w:t>
      </w:r>
      <w:r>
        <w:rPr>
          <w:rFonts w:eastAsiaTheme="minorEastAsia" w:hint="eastAsia"/>
        </w:rPr>
        <w:t>作为激活函数，使用</w:t>
      </w:r>
      <w:r>
        <w:rPr>
          <w:rFonts w:eastAsiaTheme="minorEastAsia" w:hint="eastAsia"/>
        </w:rPr>
        <w:t>L</w:t>
      </w:r>
      <w:r>
        <w:rPr>
          <w:rFonts w:eastAsiaTheme="minorEastAsia"/>
        </w:rPr>
        <w:t>2</w:t>
      </w:r>
      <w:r>
        <w:rPr>
          <w:rFonts w:eastAsiaTheme="minorEastAsia" w:hint="eastAsia"/>
        </w:rPr>
        <w:t>正则化的方法，使用后向传播的训练方法，使用交叉熵作为损失函数，使用二分类来评估结果。</w:t>
      </w:r>
      <w:r w:rsidR="00410C17">
        <w:rPr>
          <w:rFonts w:eastAsiaTheme="minorEastAsia" w:hint="eastAsia"/>
        </w:rPr>
        <w:t>然后调用</w:t>
      </w:r>
      <w:r w:rsidR="00410C17">
        <w:rPr>
          <w:rFonts w:eastAsiaTheme="minorEastAsia" w:hint="eastAsia"/>
        </w:rPr>
        <w:t>Keras</w:t>
      </w:r>
      <w:r w:rsidR="00410C17">
        <w:rPr>
          <w:rFonts w:eastAsiaTheme="minorEastAsia" w:hint="eastAsia"/>
        </w:rPr>
        <w:t>模型的</w:t>
      </w:r>
      <w:r w:rsidR="00410C17">
        <w:rPr>
          <w:rFonts w:eastAsiaTheme="minorEastAsia" w:hint="eastAsia"/>
        </w:rPr>
        <w:t>fit</w:t>
      </w:r>
      <w:r w:rsidR="00410C17">
        <w:rPr>
          <w:rFonts w:eastAsiaTheme="minorEastAsia" w:hint="eastAsia"/>
        </w:rPr>
        <w:t>方法，输入训练集，设置迭代次数，自动训练网络</w:t>
      </w:r>
      <w:r w:rsidR="0085225B">
        <w:rPr>
          <w:rFonts w:eastAsiaTheme="minorEastAsia" w:hint="eastAsia"/>
        </w:rPr>
        <w:t>。训练时使用计时器计时，保存所用的时间。</w:t>
      </w:r>
    </w:p>
    <w:p w14:paraId="3913DBAE" w14:textId="77777777" w:rsidR="008925BC" w:rsidRDefault="00724E24" w:rsidP="008925BC">
      <w:pPr>
        <w:pStyle w:val="a0"/>
        <w:ind w:firstLine="480"/>
        <w:rPr>
          <w:rFonts w:eastAsiaTheme="minorEastAsia"/>
        </w:rPr>
      </w:pPr>
      <w:r>
        <w:rPr>
          <w:noProof/>
        </w:rPr>
        <w:drawing>
          <wp:anchor distT="0" distB="0" distL="114300" distR="114300" simplePos="0" relativeHeight="251755520" behindDoc="0" locked="0" layoutInCell="1" allowOverlap="1" wp14:anchorId="0A94AEB1" wp14:editId="04FE6D02">
            <wp:simplePos x="0" y="0"/>
            <wp:positionH relativeFrom="margin">
              <wp:align>center</wp:align>
            </wp:positionH>
            <wp:positionV relativeFrom="paragraph">
              <wp:posOffset>655320</wp:posOffset>
            </wp:positionV>
            <wp:extent cx="2381250" cy="1666875"/>
            <wp:effectExtent l="19050" t="19050" r="19050" b="2857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1250" cy="166687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78720" behindDoc="0" locked="0" layoutInCell="1" allowOverlap="1" wp14:anchorId="2FA89BC0" wp14:editId="726BED2A">
                <wp:simplePos x="0" y="0"/>
                <wp:positionH relativeFrom="margin">
                  <wp:align>left</wp:align>
                </wp:positionH>
                <wp:positionV relativeFrom="paragraph">
                  <wp:posOffset>2341245</wp:posOffset>
                </wp:positionV>
                <wp:extent cx="5646420" cy="274320"/>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5646420" cy="274320"/>
                        </a:xfrm>
                        <a:prstGeom prst="rect">
                          <a:avLst/>
                        </a:prstGeom>
                        <a:solidFill>
                          <a:prstClr val="white"/>
                        </a:solidFill>
                        <a:ln>
                          <a:noFill/>
                        </a:ln>
                      </wps:spPr>
                      <wps:txbx>
                        <w:txbxContent>
                          <w:p w14:paraId="284DCDFC" w14:textId="0ADB3BB5" w:rsidR="00235C74" w:rsidRPr="00C526FF" w:rsidRDefault="00235C74" w:rsidP="008925BC">
                            <w:pPr>
                              <w:pStyle w:val="a5"/>
                              <w:rPr>
                                <w:b w:val="0"/>
                                <w:sz w:val="21"/>
                                <w:szCs w:val="21"/>
                              </w:rPr>
                            </w:pPr>
                            <w:r w:rsidRPr="00C526FF">
                              <w:rPr>
                                <w:rFonts w:hint="eastAsia"/>
                                <w:b w:val="0"/>
                                <w:sz w:val="21"/>
                                <w:szCs w:val="21"/>
                              </w:rPr>
                              <w:t>配置</w:t>
                            </w:r>
                            <w:r w:rsidRPr="00C526FF">
                              <w:rPr>
                                <w:rFonts w:hint="eastAsia"/>
                                <w:b w:val="0"/>
                                <w:sz w:val="21"/>
                                <w:szCs w:val="21"/>
                              </w:rPr>
                              <w:t xml:space="preserve"> </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STYLEREF 1 \s</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4</w:t>
                            </w:r>
                            <w:r w:rsidRPr="00C526FF">
                              <w:rPr>
                                <w:b w:val="0"/>
                                <w:sz w:val="21"/>
                                <w:szCs w:val="21"/>
                              </w:rPr>
                              <w:fldChar w:fldCharType="end"/>
                            </w:r>
                            <w:r w:rsidRPr="00C526FF">
                              <w:rPr>
                                <w:b w:val="0"/>
                                <w:sz w:val="21"/>
                                <w:szCs w:val="21"/>
                              </w:rPr>
                              <w:t>.</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 xml:space="preserve">SEQ </w:instrText>
                            </w:r>
                            <w:r w:rsidRPr="00C526FF">
                              <w:rPr>
                                <w:rFonts w:hint="eastAsia"/>
                                <w:b w:val="0"/>
                                <w:sz w:val="21"/>
                                <w:szCs w:val="21"/>
                              </w:rPr>
                              <w:instrText>配置</w:instrText>
                            </w:r>
                            <w:r w:rsidRPr="00C526FF">
                              <w:rPr>
                                <w:rFonts w:hint="eastAsia"/>
                                <w:b w:val="0"/>
                                <w:sz w:val="21"/>
                                <w:szCs w:val="21"/>
                              </w:rPr>
                              <w:instrText xml:space="preserve"> \* ARABIC \s 1</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1</w:t>
                            </w:r>
                            <w:r w:rsidRPr="00C526FF">
                              <w:rPr>
                                <w:b w:val="0"/>
                                <w:sz w:val="21"/>
                                <w:szCs w:val="21"/>
                              </w:rPr>
                              <w:fldChar w:fldCharType="end"/>
                            </w:r>
                            <w:r w:rsidRPr="00C526FF">
                              <w:rPr>
                                <w:b w:val="0"/>
                                <w:sz w:val="21"/>
                                <w:szCs w:val="21"/>
                              </w:rPr>
                              <w:t xml:space="preserve"> theanorc</w:t>
                            </w:r>
                            <w:r w:rsidRPr="00C526FF">
                              <w:rPr>
                                <w:b w:val="0"/>
                                <w:sz w:val="21"/>
                                <w:szCs w:val="21"/>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89BC0" id="文本框 15" o:spid="_x0000_s1041" type="#_x0000_t202" style="position:absolute;left:0;text-align:left;margin-left:0;margin-top:184.35pt;width:444.6pt;height:21.6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" stroked="f">
                <v:textbox style="mso-fit-shape-to-text:t" inset="0,0,0,0">
                  <w:txbxContent>
                    <w:p w14:paraId="284DCDFC" w14:textId="0ADB3BB5" w:rsidR="00235C74" w:rsidRPr="00C526FF" w:rsidRDefault="00235C74" w:rsidP="008925BC">
                      <w:pPr>
                        <w:pStyle w:val="a5"/>
                        <w:rPr>
                          <w:b w:val="0"/>
                          <w:sz w:val="21"/>
                          <w:szCs w:val="21"/>
                        </w:rPr>
                      </w:pPr>
                      <w:r w:rsidRPr="00C526FF">
                        <w:rPr>
                          <w:rFonts w:hint="eastAsia"/>
                          <w:b w:val="0"/>
                          <w:sz w:val="21"/>
                          <w:szCs w:val="21"/>
                        </w:rPr>
                        <w:t>配置</w:t>
                      </w:r>
                      <w:r w:rsidRPr="00C526FF">
                        <w:rPr>
                          <w:rFonts w:hint="eastAsia"/>
                          <w:b w:val="0"/>
                          <w:sz w:val="21"/>
                          <w:szCs w:val="21"/>
                        </w:rPr>
                        <w:t xml:space="preserve"> </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STYLEREF 1 \s</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4</w:t>
                      </w:r>
                      <w:r w:rsidRPr="00C526FF">
                        <w:rPr>
                          <w:b w:val="0"/>
                          <w:sz w:val="21"/>
                          <w:szCs w:val="21"/>
                        </w:rPr>
                        <w:fldChar w:fldCharType="end"/>
                      </w:r>
                      <w:r w:rsidRPr="00C526FF">
                        <w:rPr>
                          <w:b w:val="0"/>
                          <w:sz w:val="21"/>
                          <w:szCs w:val="21"/>
                        </w:rPr>
                        <w:t>.</w:t>
                      </w:r>
                      <w:r w:rsidRPr="00C526FF">
                        <w:rPr>
                          <w:b w:val="0"/>
                          <w:sz w:val="21"/>
                          <w:szCs w:val="21"/>
                        </w:rPr>
                        <w:fldChar w:fldCharType="begin"/>
                      </w:r>
                      <w:r w:rsidRPr="00C526FF">
                        <w:rPr>
                          <w:b w:val="0"/>
                          <w:sz w:val="21"/>
                          <w:szCs w:val="21"/>
                        </w:rPr>
                        <w:instrText xml:space="preserve"> </w:instrText>
                      </w:r>
                      <w:r w:rsidRPr="00C526FF">
                        <w:rPr>
                          <w:rFonts w:hint="eastAsia"/>
                          <w:b w:val="0"/>
                          <w:sz w:val="21"/>
                          <w:szCs w:val="21"/>
                        </w:rPr>
                        <w:instrText xml:space="preserve">SEQ </w:instrText>
                      </w:r>
                      <w:r w:rsidRPr="00C526FF">
                        <w:rPr>
                          <w:rFonts w:hint="eastAsia"/>
                          <w:b w:val="0"/>
                          <w:sz w:val="21"/>
                          <w:szCs w:val="21"/>
                        </w:rPr>
                        <w:instrText>配置</w:instrText>
                      </w:r>
                      <w:r w:rsidRPr="00C526FF">
                        <w:rPr>
                          <w:rFonts w:hint="eastAsia"/>
                          <w:b w:val="0"/>
                          <w:sz w:val="21"/>
                          <w:szCs w:val="21"/>
                        </w:rPr>
                        <w:instrText xml:space="preserve"> \* ARABIC \s 1</w:instrText>
                      </w:r>
                      <w:r w:rsidRPr="00C526FF">
                        <w:rPr>
                          <w:b w:val="0"/>
                          <w:sz w:val="21"/>
                          <w:szCs w:val="21"/>
                        </w:rPr>
                        <w:instrText xml:space="preserve"> </w:instrText>
                      </w:r>
                      <w:r w:rsidRPr="00C526FF">
                        <w:rPr>
                          <w:b w:val="0"/>
                          <w:sz w:val="21"/>
                          <w:szCs w:val="21"/>
                        </w:rPr>
                        <w:fldChar w:fldCharType="separate"/>
                      </w:r>
                      <w:r w:rsidR="00057756">
                        <w:rPr>
                          <w:b w:val="0"/>
                          <w:noProof/>
                          <w:sz w:val="21"/>
                          <w:szCs w:val="21"/>
                        </w:rPr>
                        <w:t>1</w:t>
                      </w:r>
                      <w:r w:rsidRPr="00C526FF">
                        <w:rPr>
                          <w:b w:val="0"/>
                          <w:sz w:val="21"/>
                          <w:szCs w:val="21"/>
                        </w:rPr>
                        <w:fldChar w:fldCharType="end"/>
                      </w:r>
                      <w:r w:rsidRPr="00C526FF">
                        <w:rPr>
                          <w:b w:val="0"/>
                          <w:sz w:val="21"/>
                          <w:szCs w:val="21"/>
                        </w:rPr>
                        <w:t xml:space="preserve"> theanorc</w:t>
                      </w:r>
                      <w:r w:rsidRPr="00C526FF">
                        <w:rPr>
                          <w:b w:val="0"/>
                          <w:sz w:val="21"/>
                          <w:szCs w:val="21"/>
                        </w:rPr>
                        <w:t>文件</w:t>
                      </w:r>
                    </w:p>
                  </w:txbxContent>
                </v:textbox>
                <w10:wrap type="square" anchorx="margin"/>
              </v:shape>
            </w:pict>
          </mc:Fallback>
        </mc:AlternateContent>
      </w:r>
      <w:r w:rsidR="008925BC">
        <w:rPr>
          <w:rFonts w:eastAsiaTheme="minorEastAsia" w:hint="eastAsia"/>
        </w:rPr>
        <w:t>Keras</w:t>
      </w:r>
      <w:r w:rsidR="008925BC">
        <w:rPr>
          <w:rFonts w:eastAsiaTheme="minorEastAsia" w:hint="eastAsia"/>
        </w:rPr>
        <w:t>底层采用</w:t>
      </w:r>
      <w:r w:rsidR="008925BC">
        <w:rPr>
          <w:rFonts w:eastAsiaTheme="minorEastAsia" w:hint="eastAsia"/>
        </w:rPr>
        <w:t>Theano</w:t>
      </w:r>
      <w:r w:rsidR="008925BC">
        <w:rPr>
          <w:rFonts w:eastAsiaTheme="minorEastAsia" w:hint="eastAsia"/>
        </w:rPr>
        <w:t>框架实现，要使用</w:t>
      </w:r>
      <w:r w:rsidR="008925BC">
        <w:rPr>
          <w:rFonts w:eastAsiaTheme="minorEastAsia" w:hint="eastAsia"/>
        </w:rPr>
        <w:t>GPU</w:t>
      </w:r>
      <w:r w:rsidR="008925BC">
        <w:rPr>
          <w:rFonts w:eastAsiaTheme="minorEastAsia" w:hint="eastAsia"/>
        </w:rPr>
        <w:t>优化性能只需要在配置文件中做如配置</w:t>
      </w:r>
      <w:r w:rsidR="008925BC">
        <w:rPr>
          <w:rFonts w:eastAsiaTheme="minorEastAsia" w:hint="eastAsia"/>
        </w:rPr>
        <w:t>4.1</w:t>
      </w:r>
      <w:r w:rsidR="008925BC">
        <w:rPr>
          <w:rFonts w:eastAsiaTheme="minorEastAsia" w:hint="eastAsia"/>
        </w:rPr>
        <w:t>的设置。</w:t>
      </w:r>
    </w:p>
    <w:p w14:paraId="49DF83B1" w14:textId="77777777" w:rsidR="008935B0" w:rsidRDefault="00895136" w:rsidP="008935B0">
      <w:pPr>
        <w:pStyle w:val="3"/>
        <w:spacing w:before="156" w:after="156"/>
        <w:ind w:firstLine="360"/>
      </w:pPr>
      <w:bookmarkStart w:id="604" w:name="_Toc484097131"/>
      <w:r>
        <w:rPr>
          <w:rFonts w:hint="eastAsia"/>
        </w:rPr>
        <w:t>测试模块</w:t>
      </w:r>
      <w:bookmarkEnd w:id="604"/>
    </w:p>
    <w:p w14:paraId="1ECC0335" w14:textId="77777777" w:rsidR="008935B0" w:rsidRPr="003F474E" w:rsidRDefault="00895136" w:rsidP="008935B0">
      <w:pPr>
        <w:pStyle w:val="a0"/>
        <w:ind w:firstLine="480"/>
      </w:pPr>
      <w:r>
        <w:rPr>
          <w:rFonts w:hint="eastAsia"/>
        </w:rPr>
        <w:t>该模块</w:t>
      </w:r>
      <w:r w:rsidR="003F474E">
        <w:rPr>
          <w:rFonts w:hint="eastAsia"/>
        </w:rPr>
        <w:t>用于测试算法产生的模型的正确率。输入测试集和训练好的模型（对于遗传算法是</w:t>
      </w:r>
      <m:oMath>
        <m:r>
          <w:rPr>
            <w:rFonts w:ascii="Cambria Math" w:hAnsi="Cambria Math"/>
          </w:rPr>
          <m:t>θ</m:t>
        </m:r>
      </m:oMath>
      <w:r w:rsidR="003F474E">
        <w:rPr>
          <w:rFonts w:hint="eastAsia"/>
        </w:rPr>
        <w:t>，对于人工神经网络是网络对象），使用模型对测试集的每条数据做预测，再与正确结果作比较，得到预测正确的天数，最后输出正确率（</w:t>
      </w:r>
      <m:oMath>
        <m:r>
          <m:rPr>
            <m:sty m:val="p"/>
          </m:rPr>
          <w:rPr>
            <w:rFonts w:ascii="Cambria Math" w:hAnsi="Cambria Math" w:hint="eastAsia"/>
          </w:rPr>
          <m:t>正确率</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预测正确的天数</m:t>
            </m:r>
          </m:num>
          <m:den>
            <m:r>
              <m:rPr>
                <m:sty m:val="p"/>
              </m:rPr>
              <w:rPr>
                <w:rFonts w:ascii="Cambria Math" w:hAnsi="Cambria Math" w:hint="eastAsia"/>
              </w:rPr>
              <m:t>总天数</m:t>
            </m:r>
          </m:den>
        </m:f>
        <m:r>
          <m:rPr>
            <m:sty m:val="p"/>
          </m:rPr>
          <w:rPr>
            <w:rFonts w:ascii="Cambria Math" w:hAnsi="Cambria Math"/>
          </w:rPr>
          <m:t>×100</m:t>
        </m:r>
        <m:r>
          <m:rPr>
            <m:sty m:val="p"/>
          </m:rPr>
          <w:rPr>
            <w:rFonts w:ascii="Cambria Math" w:hAnsi="Cambria Math" w:hint="eastAsia"/>
          </w:rPr>
          <m:t>%</m:t>
        </m:r>
      </m:oMath>
      <w:r w:rsidR="003F474E">
        <w:rPr>
          <w:rFonts w:hint="eastAsia"/>
        </w:rPr>
        <w:t>）。</w:t>
      </w:r>
    </w:p>
    <w:p w14:paraId="13A3BCEE" w14:textId="77777777" w:rsidR="005818EC" w:rsidRDefault="005818EC">
      <w:pPr>
        <w:widowControl/>
        <w:jc w:val="left"/>
        <w:rPr>
          <w:sz w:val="24"/>
          <w:szCs w:val="24"/>
        </w:rPr>
      </w:pPr>
      <w:r>
        <w:br w:type="page"/>
      </w:r>
    </w:p>
    <w:p w14:paraId="0B93C48A" w14:textId="77777777" w:rsidR="00CF01A2" w:rsidRDefault="00CF01A2" w:rsidP="00CF01A2">
      <w:pPr>
        <w:pStyle w:val="1"/>
        <w:spacing w:after="312"/>
      </w:pPr>
      <w:bookmarkStart w:id="605" w:name="_Toc484097132"/>
      <w:r>
        <w:rPr>
          <w:rFonts w:hint="eastAsia"/>
        </w:rPr>
        <w:lastRenderedPageBreak/>
        <w:t>实验验证</w:t>
      </w:r>
      <w:bookmarkEnd w:id="605"/>
    </w:p>
    <w:p w14:paraId="3EE79FF3" w14:textId="77777777" w:rsidR="00CF01A2" w:rsidRDefault="002F50BD" w:rsidP="00CF01A2">
      <w:pPr>
        <w:pStyle w:val="2"/>
        <w:spacing w:before="156" w:after="156"/>
      </w:pPr>
      <w:bookmarkStart w:id="606" w:name="_Toc484097133"/>
      <w:r>
        <w:rPr>
          <w:rFonts w:hint="eastAsia"/>
        </w:rPr>
        <w:t>验证方法</w:t>
      </w:r>
      <w:bookmarkEnd w:id="606"/>
    </w:p>
    <w:p w14:paraId="56F0017F" w14:textId="77777777" w:rsidR="00CF01A2" w:rsidRDefault="00CD3426" w:rsidP="00CF01A2">
      <w:pPr>
        <w:pStyle w:val="a0"/>
        <w:ind w:firstLine="480"/>
      </w:pPr>
      <w:r>
        <w:rPr>
          <w:rFonts w:hint="eastAsia"/>
        </w:rPr>
        <w:t>为了保证</w:t>
      </w:r>
      <w:r w:rsidR="00FA7A0C">
        <w:rPr>
          <w:rFonts w:hint="eastAsia"/>
        </w:rPr>
        <w:t>结果的可靠性，本</w:t>
      </w:r>
      <w:r w:rsidR="00AE1A32">
        <w:rPr>
          <w:rFonts w:hint="eastAsia"/>
        </w:rPr>
        <w:t>论文</w:t>
      </w:r>
      <w:r w:rsidR="00FA7A0C">
        <w:rPr>
          <w:rFonts w:hint="eastAsia"/>
        </w:rPr>
        <w:t>采用了两个数</w:t>
      </w:r>
      <w:commentRangeStart w:id="607"/>
      <w:r w:rsidR="00FA7A0C">
        <w:rPr>
          <w:rFonts w:hint="eastAsia"/>
        </w:rPr>
        <w:t>据集进行实</w:t>
      </w:r>
      <w:commentRangeEnd w:id="607"/>
      <w:r w:rsidR="00744E0B">
        <w:rPr>
          <w:rStyle w:val="aff5"/>
        </w:rPr>
        <w:commentReference w:id="607"/>
      </w:r>
      <w:r w:rsidR="00FA7A0C">
        <w:rPr>
          <w:rFonts w:hint="eastAsia"/>
        </w:rPr>
        <w:t>验验证：</w:t>
      </w:r>
    </w:p>
    <w:p w14:paraId="50764545" w14:textId="77777777" w:rsidR="00FA7A0C" w:rsidRDefault="00FA7A0C" w:rsidP="00FA7A0C">
      <w:pPr>
        <w:pStyle w:val="a0"/>
        <w:numPr>
          <w:ilvl w:val="0"/>
          <w:numId w:val="9"/>
        </w:numPr>
        <w:ind w:firstLineChars="0"/>
      </w:pPr>
      <w:r>
        <w:rPr>
          <w:rFonts w:hint="eastAsia"/>
        </w:rPr>
        <w:t>2014</w:t>
      </w:r>
      <w:r>
        <w:rPr>
          <w:rFonts w:hint="eastAsia"/>
        </w:rPr>
        <w:t>年</w:t>
      </w:r>
      <w:r>
        <w:rPr>
          <w:rFonts w:hint="eastAsia"/>
        </w:rPr>
        <w:t>8</w:t>
      </w:r>
      <w:r>
        <w:rPr>
          <w:rFonts w:hint="eastAsia"/>
        </w:rPr>
        <w:t>月</w:t>
      </w:r>
      <w:r>
        <w:rPr>
          <w:rFonts w:hint="eastAsia"/>
        </w:rPr>
        <w:t>11</w:t>
      </w:r>
      <w:r>
        <w:rPr>
          <w:rFonts w:hint="eastAsia"/>
        </w:rPr>
        <w:t>日至</w:t>
      </w:r>
      <w:r>
        <w:t>2016</w:t>
      </w:r>
      <w:r>
        <w:rPr>
          <w:rFonts w:hint="eastAsia"/>
        </w:rPr>
        <w:t>年</w:t>
      </w:r>
      <w:r>
        <w:t>8</w:t>
      </w:r>
      <w:r>
        <w:rPr>
          <w:rFonts w:hint="eastAsia"/>
        </w:rPr>
        <w:t>月</w:t>
      </w:r>
      <w:r>
        <w:t>9</w:t>
      </w:r>
      <w:r>
        <w:rPr>
          <w:rFonts w:hint="eastAsia"/>
        </w:rPr>
        <w:t>日间</w:t>
      </w:r>
      <w:r w:rsidRPr="00FA7A0C">
        <w:rPr>
          <w:rFonts w:hint="eastAsia"/>
        </w:rPr>
        <w:t>德国</w:t>
      </w:r>
      <w:r w:rsidRPr="00FA7A0C">
        <w:rPr>
          <w:rFonts w:hint="eastAsia"/>
        </w:rPr>
        <w:t>DAX</w:t>
      </w:r>
      <w:r>
        <w:rPr>
          <w:rFonts w:hint="eastAsia"/>
        </w:rPr>
        <w:t>股票</w:t>
      </w:r>
      <w:r w:rsidRPr="00FA7A0C">
        <w:rPr>
          <w:rFonts w:hint="eastAsia"/>
        </w:rPr>
        <w:t>指数</w:t>
      </w:r>
      <w:r w:rsidR="001C106C">
        <w:rPr>
          <w:rFonts w:hint="eastAsia"/>
        </w:rPr>
        <w:t>（下称</w:t>
      </w:r>
      <w:r w:rsidR="001C106C">
        <w:rPr>
          <w:rFonts w:hint="eastAsia"/>
        </w:rPr>
        <w:t>DAX</w:t>
      </w:r>
      <w:r w:rsidR="001C106C">
        <w:rPr>
          <w:rFonts w:hint="eastAsia"/>
        </w:rPr>
        <w:t>）</w:t>
      </w:r>
      <w:r>
        <w:rPr>
          <w:rFonts w:hint="eastAsia"/>
        </w:rPr>
        <w:t>的价格和相关的舆情数据，共包含</w:t>
      </w:r>
      <w:r>
        <w:rPr>
          <w:rFonts w:hint="eastAsia"/>
        </w:rPr>
        <w:t>505</w:t>
      </w:r>
      <w:r>
        <w:rPr>
          <w:rFonts w:hint="eastAsia"/>
        </w:rPr>
        <w:t>天的价格和</w:t>
      </w:r>
      <w:r>
        <w:rPr>
          <w:rFonts w:hint="eastAsia"/>
        </w:rPr>
        <w:t>51654</w:t>
      </w:r>
      <w:r>
        <w:rPr>
          <w:rFonts w:hint="eastAsia"/>
        </w:rPr>
        <w:t>条舆情。</w:t>
      </w:r>
      <w:r>
        <w:rPr>
          <w:rFonts w:hint="eastAsia"/>
        </w:rPr>
        <w:t>DAX</w:t>
      </w:r>
      <w:r w:rsidRPr="00FA7A0C">
        <w:rPr>
          <w:rFonts w:hint="eastAsia"/>
        </w:rPr>
        <w:t>（德语：</w:t>
      </w:r>
      <w:r w:rsidRPr="00FA7A0C">
        <w:rPr>
          <w:rFonts w:hint="eastAsia"/>
        </w:rPr>
        <w:t xml:space="preserve"> Deutscher Aktienindex</w:t>
      </w:r>
      <w:r>
        <w:rPr>
          <w:rFonts w:hint="eastAsia"/>
        </w:rPr>
        <w:t>）是德国重要的股票指数，是</w:t>
      </w:r>
      <w:r w:rsidRPr="00FA7A0C">
        <w:rPr>
          <w:rFonts w:hint="eastAsia"/>
        </w:rPr>
        <w:t>由德意志交易所集团（</w:t>
      </w:r>
      <w:r w:rsidRPr="00FA7A0C">
        <w:rPr>
          <w:rFonts w:hint="eastAsia"/>
        </w:rPr>
        <w:t>Deutsche Börse Group</w:t>
      </w:r>
      <w:r w:rsidRPr="00FA7A0C">
        <w:rPr>
          <w:rFonts w:hint="eastAsia"/>
        </w:rPr>
        <w:t>）推出的一个蓝筹股指数。该指数中包含有</w:t>
      </w:r>
      <w:r w:rsidRPr="00FA7A0C">
        <w:rPr>
          <w:rFonts w:hint="eastAsia"/>
        </w:rPr>
        <w:t>30</w:t>
      </w:r>
      <w:r w:rsidRPr="00FA7A0C">
        <w:rPr>
          <w:rFonts w:hint="eastAsia"/>
        </w:rPr>
        <w:t>家主要的德国公司。</w:t>
      </w:r>
      <w:r w:rsidRPr="00FA7A0C">
        <w:rPr>
          <w:rFonts w:hint="eastAsia"/>
        </w:rPr>
        <w:t>DAX</w:t>
      </w:r>
      <w:r w:rsidRPr="00FA7A0C">
        <w:rPr>
          <w:rFonts w:hint="eastAsia"/>
        </w:rPr>
        <w:t>指数是欧洲的重要证券指数，也是世界证券市场中的重要指数之一。</w:t>
      </w:r>
    </w:p>
    <w:p w14:paraId="644C43A0" w14:textId="77777777" w:rsidR="00FA7A0C" w:rsidRDefault="00FA7A0C" w:rsidP="00FA7A0C">
      <w:pPr>
        <w:pStyle w:val="a0"/>
        <w:numPr>
          <w:ilvl w:val="0"/>
          <w:numId w:val="9"/>
        </w:numPr>
        <w:ind w:firstLineChars="0"/>
      </w:pPr>
      <w:r>
        <w:rPr>
          <w:rFonts w:hint="eastAsia"/>
        </w:rPr>
        <w:t>2014</w:t>
      </w:r>
      <w:r>
        <w:rPr>
          <w:rFonts w:hint="eastAsia"/>
        </w:rPr>
        <w:t>年</w:t>
      </w:r>
      <w:r>
        <w:t>6</w:t>
      </w:r>
      <w:r>
        <w:rPr>
          <w:rFonts w:hint="eastAsia"/>
        </w:rPr>
        <w:t>月</w:t>
      </w:r>
      <w:r>
        <w:t>2</w:t>
      </w:r>
      <w:r>
        <w:rPr>
          <w:rFonts w:hint="eastAsia"/>
        </w:rPr>
        <w:t>日至</w:t>
      </w:r>
      <w:r>
        <w:t>2016</w:t>
      </w:r>
      <w:r>
        <w:rPr>
          <w:rFonts w:hint="eastAsia"/>
        </w:rPr>
        <w:t>年</w:t>
      </w:r>
      <w:r>
        <w:t>6</w:t>
      </w:r>
      <w:r>
        <w:rPr>
          <w:rFonts w:hint="eastAsia"/>
        </w:rPr>
        <w:t>月</w:t>
      </w:r>
      <w:r>
        <w:t>2</w:t>
      </w:r>
      <w:r>
        <w:rPr>
          <w:rFonts w:hint="eastAsia"/>
        </w:rPr>
        <w:t>日间国际黄金价格</w:t>
      </w:r>
      <w:r w:rsidR="00E10734">
        <w:rPr>
          <w:rFonts w:hint="eastAsia"/>
        </w:rPr>
        <w:t>（下称</w:t>
      </w:r>
      <w:r w:rsidR="00E10734">
        <w:rPr>
          <w:rFonts w:hint="eastAsia"/>
        </w:rPr>
        <w:t>GLD</w:t>
      </w:r>
      <w:r w:rsidR="001C106C">
        <w:rPr>
          <w:rFonts w:hint="eastAsia"/>
        </w:rPr>
        <w:t>）</w:t>
      </w:r>
      <w:r>
        <w:rPr>
          <w:rFonts w:hint="eastAsia"/>
        </w:rPr>
        <w:t>和相关的舆情数据，共包含</w:t>
      </w:r>
      <w:r>
        <w:t>518</w:t>
      </w:r>
      <w:r>
        <w:rPr>
          <w:rFonts w:hint="eastAsia"/>
        </w:rPr>
        <w:t>天的价格和</w:t>
      </w:r>
      <w:r>
        <w:t>38770</w:t>
      </w:r>
      <w:r>
        <w:rPr>
          <w:rFonts w:hint="eastAsia"/>
        </w:rPr>
        <w:t>条舆情。</w:t>
      </w:r>
    </w:p>
    <w:p w14:paraId="5CCB4FFA" w14:textId="77777777" w:rsidR="001C106C" w:rsidRDefault="00AF5DFA" w:rsidP="00C33F14">
      <w:pPr>
        <w:pStyle w:val="a0"/>
        <w:ind w:firstLine="480"/>
      </w:pPr>
      <w:r>
        <w:rPr>
          <w:rFonts w:hint="eastAsia"/>
        </w:rPr>
        <w:t>对于每个数据集，</w:t>
      </w:r>
      <w:r w:rsidR="00C33F14">
        <w:rPr>
          <w:rFonts w:hint="eastAsia"/>
        </w:rPr>
        <w:t>按照</w:t>
      </w:r>
      <w:r w:rsidR="00C33F14">
        <w:rPr>
          <w:rFonts w:hint="eastAsia"/>
        </w:rPr>
        <w:t>3:1:1</w:t>
      </w:r>
      <w:r w:rsidR="00C33F14">
        <w:rPr>
          <w:rFonts w:hint="eastAsia"/>
        </w:rPr>
        <w:t>的比例划分为训练集、验证集和测试集。使用训练集进行模型训练，使用验证集对算法进行调参，使用测试集进行正确率的测试。单独划分验证集是为了确保测试的可靠性，防止为了拟合测试集而调参。</w:t>
      </w:r>
    </w:p>
    <w:p w14:paraId="7EC81783" w14:textId="77777777" w:rsidR="00904A14" w:rsidRDefault="00904A14" w:rsidP="00C33F14">
      <w:pPr>
        <w:pStyle w:val="a0"/>
        <w:ind w:firstLine="480"/>
      </w:pPr>
      <w:r>
        <w:rPr>
          <w:rFonts w:hint="eastAsia"/>
        </w:rPr>
        <w:t>在对比基于</w:t>
      </w:r>
      <w:r>
        <w:rPr>
          <w:rFonts w:hint="eastAsia"/>
        </w:rPr>
        <w:t>CPU</w:t>
      </w:r>
      <w:r>
        <w:rPr>
          <w:rFonts w:hint="eastAsia"/>
        </w:rPr>
        <w:t>的（无</w:t>
      </w:r>
      <w:r>
        <w:rPr>
          <w:rFonts w:hint="eastAsia"/>
        </w:rPr>
        <w:t>CUDA</w:t>
      </w:r>
      <w:r>
        <w:rPr>
          <w:rFonts w:hint="eastAsia"/>
        </w:rPr>
        <w:t>优化）遗传算法训练性能和基于</w:t>
      </w:r>
      <w:r>
        <w:rPr>
          <w:rFonts w:hint="eastAsia"/>
        </w:rPr>
        <w:t>GPU</w:t>
      </w:r>
      <w:r>
        <w:rPr>
          <w:rFonts w:hint="eastAsia"/>
        </w:rPr>
        <w:t>的（有</w:t>
      </w:r>
      <w:r>
        <w:rPr>
          <w:rFonts w:hint="eastAsia"/>
        </w:rPr>
        <w:t>CUDA</w:t>
      </w:r>
      <w:r>
        <w:rPr>
          <w:rFonts w:hint="eastAsia"/>
        </w:rPr>
        <w:t>优化）遗传算法训练性能，以及基于</w:t>
      </w:r>
      <w:r>
        <w:rPr>
          <w:rFonts w:hint="eastAsia"/>
        </w:rPr>
        <w:t>CPU</w:t>
      </w:r>
      <w:r>
        <w:rPr>
          <w:rFonts w:hint="eastAsia"/>
        </w:rPr>
        <w:t>的（无</w:t>
      </w:r>
      <w:r>
        <w:rPr>
          <w:rFonts w:hint="eastAsia"/>
        </w:rPr>
        <w:t>CUDA</w:t>
      </w:r>
      <w:r>
        <w:rPr>
          <w:rFonts w:hint="eastAsia"/>
        </w:rPr>
        <w:t>优化）人工神经网络训练性能和基于</w:t>
      </w:r>
      <w:r>
        <w:rPr>
          <w:rFonts w:hint="eastAsia"/>
        </w:rPr>
        <w:t>GPU</w:t>
      </w:r>
      <w:r>
        <w:rPr>
          <w:rFonts w:hint="eastAsia"/>
        </w:rPr>
        <w:t>的（有</w:t>
      </w:r>
      <w:r>
        <w:rPr>
          <w:rFonts w:hint="eastAsia"/>
        </w:rPr>
        <w:t>CUDA</w:t>
      </w:r>
      <w:r>
        <w:rPr>
          <w:rFonts w:hint="eastAsia"/>
        </w:rPr>
        <w:t>优化）人工神经网络训练性能时，采用</w:t>
      </w:r>
      <w:r>
        <w:rPr>
          <w:rFonts w:hint="eastAsia"/>
        </w:rPr>
        <w:t>DAX</w:t>
      </w:r>
      <w:r>
        <w:rPr>
          <w:rFonts w:hint="eastAsia"/>
        </w:rPr>
        <w:t>数据集来分析。</w:t>
      </w:r>
    </w:p>
    <w:p w14:paraId="5D3AF9CB" w14:textId="77777777" w:rsidR="00CF01A2" w:rsidRDefault="002F50BD" w:rsidP="00CF01A2">
      <w:pPr>
        <w:pStyle w:val="2"/>
        <w:spacing w:before="156" w:after="156"/>
      </w:pPr>
      <w:bookmarkStart w:id="608" w:name="_Toc484097134"/>
      <w:r>
        <w:rPr>
          <w:rFonts w:hint="eastAsia"/>
        </w:rPr>
        <w:t>算法评估</w:t>
      </w:r>
      <w:bookmarkEnd w:id="608"/>
    </w:p>
    <w:p w14:paraId="3A8DCEAB" w14:textId="77777777" w:rsidR="00DF0B49" w:rsidRDefault="002F50BD" w:rsidP="00DF0B49">
      <w:pPr>
        <w:pStyle w:val="3"/>
        <w:spacing w:before="156" w:after="156"/>
        <w:ind w:firstLine="360"/>
      </w:pPr>
      <w:bookmarkStart w:id="609" w:name="_Toc484097135"/>
      <w:r>
        <w:rPr>
          <w:rFonts w:hint="eastAsia"/>
        </w:rPr>
        <w:t>遗传算法的正确率</w:t>
      </w:r>
      <w:bookmarkEnd w:id="609"/>
    </w:p>
    <w:p w14:paraId="6D3E3B81" w14:textId="314FD6F7" w:rsidR="00C800BD" w:rsidRDefault="00C800BD" w:rsidP="00C800BD">
      <w:pPr>
        <w:pStyle w:val="a5"/>
        <w:keepNext/>
      </w:pPr>
      <w:bookmarkStart w:id="610" w:name="_Ref483270892"/>
      <w:bookmarkStart w:id="611" w:name="_Ref483270877"/>
      <w:r>
        <w:rPr>
          <w:rFonts w:hint="eastAsia"/>
        </w:rPr>
        <w:t>表格</w:t>
      </w:r>
      <w:r>
        <w:rPr>
          <w:rFonts w:hint="eastAsia"/>
        </w:rPr>
        <w:t xml:space="preserve"> </w:t>
      </w:r>
      <w:r w:rsidR="004909B0">
        <w:fldChar w:fldCharType="begin"/>
      </w:r>
      <w:r w:rsidR="004909B0">
        <w:instrText xml:space="preserve"> </w:instrText>
      </w:r>
      <w:r w:rsidR="004909B0">
        <w:rPr>
          <w:rFonts w:hint="eastAsia"/>
        </w:rPr>
        <w:instrText>STYLEREF 1 \s</w:instrText>
      </w:r>
      <w:r w:rsidR="004909B0">
        <w:instrText xml:space="preserve"> </w:instrText>
      </w:r>
      <w:r w:rsidR="004909B0">
        <w:fldChar w:fldCharType="separate"/>
      </w:r>
      <w:r w:rsidR="00057756">
        <w:rPr>
          <w:noProof/>
        </w:rPr>
        <w:t>5</w:t>
      </w:r>
      <w:r w:rsidR="004909B0">
        <w:fldChar w:fldCharType="end"/>
      </w:r>
      <w:r w:rsidR="004909B0">
        <w:t>.</w:t>
      </w:r>
      <w:r w:rsidR="004909B0">
        <w:fldChar w:fldCharType="begin"/>
      </w:r>
      <w:r w:rsidR="004909B0">
        <w:instrText xml:space="preserve"> </w:instrText>
      </w:r>
      <w:r w:rsidR="004909B0">
        <w:rPr>
          <w:rFonts w:hint="eastAsia"/>
        </w:rPr>
        <w:instrText xml:space="preserve">SEQ </w:instrText>
      </w:r>
      <w:r w:rsidR="004909B0">
        <w:rPr>
          <w:rFonts w:hint="eastAsia"/>
        </w:rPr>
        <w:instrText>表格</w:instrText>
      </w:r>
      <w:r w:rsidR="004909B0">
        <w:rPr>
          <w:rFonts w:hint="eastAsia"/>
        </w:rPr>
        <w:instrText xml:space="preserve"> \* ARABIC \s 1</w:instrText>
      </w:r>
      <w:r w:rsidR="004909B0">
        <w:instrText xml:space="preserve"> </w:instrText>
      </w:r>
      <w:r w:rsidR="004909B0">
        <w:fldChar w:fldCharType="separate"/>
      </w:r>
      <w:r w:rsidR="00057756">
        <w:rPr>
          <w:noProof/>
        </w:rPr>
        <w:t>1</w:t>
      </w:r>
      <w:r w:rsidR="004909B0">
        <w:fldChar w:fldCharType="end"/>
      </w:r>
      <w:bookmarkEnd w:id="610"/>
      <w:r>
        <w:t xml:space="preserve"> </w:t>
      </w:r>
      <w:r>
        <w:rPr>
          <w:rFonts w:hint="eastAsia"/>
        </w:rPr>
        <w:t>遗传算法参数设置</w:t>
      </w:r>
      <w:bookmarkEnd w:id="611"/>
    </w:p>
    <w:tbl>
      <w:tblPr>
        <w:tblStyle w:val="af4"/>
        <w:tblW w:w="0" w:type="auto"/>
        <w:tblBorders>
          <w:left w:val="none" w:sz="0" w:space="0" w:color="auto"/>
          <w:right w:val="none" w:sz="0" w:space="0" w:color="auto"/>
        </w:tblBorders>
        <w:tblLook w:val="04A0" w:firstRow="1" w:lastRow="0" w:firstColumn="1" w:lastColumn="0" w:noHBand="0" w:noVBand="1"/>
      </w:tblPr>
      <w:tblGrid>
        <w:gridCol w:w="4530"/>
        <w:gridCol w:w="4531"/>
      </w:tblGrid>
      <w:tr w:rsidR="00DF0B49" w14:paraId="124053EC" w14:textId="77777777" w:rsidTr="00205F37">
        <w:tc>
          <w:tcPr>
            <w:tcW w:w="4530" w:type="dxa"/>
            <w:vAlign w:val="center"/>
          </w:tcPr>
          <w:p w14:paraId="077DA559" w14:textId="2D2AF9AE" w:rsidR="00DF0B49" w:rsidRDefault="00DF0B49" w:rsidP="00205F37">
            <w:pPr>
              <w:pStyle w:val="a0"/>
              <w:ind w:firstLineChars="0" w:firstLine="0"/>
              <w:jc w:val="center"/>
            </w:pPr>
            <w:del w:id="612" w:author="Alex Ren" w:date="2017-05-31T19:50:00Z">
              <w:r w:rsidDel="00E92634">
                <w:rPr>
                  <w:rFonts w:hint="eastAsia"/>
                </w:rPr>
                <w:delText>可调</w:delText>
              </w:r>
            </w:del>
            <w:r>
              <w:rPr>
                <w:rFonts w:hint="eastAsia"/>
              </w:rPr>
              <w:t>参数</w:t>
            </w:r>
            <w:ins w:id="613" w:author="Alex Ren" w:date="2017-05-31T19:50:00Z">
              <w:r w:rsidR="00E92634">
                <w:rPr>
                  <w:rFonts w:hint="eastAsia"/>
                </w:rPr>
                <w:t>名</w:t>
              </w:r>
            </w:ins>
          </w:p>
        </w:tc>
        <w:tc>
          <w:tcPr>
            <w:tcW w:w="4531" w:type="dxa"/>
            <w:vAlign w:val="center"/>
          </w:tcPr>
          <w:p w14:paraId="7A3D06F1" w14:textId="64B94C65" w:rsidR="00DF0B49" w:rsidRDefault="00E92634" w:rsidP="00205F37">
            <w:pPr>
              <w:pStyle w:val="a0"/>
              <w:ind w:firstLineChars="0" w:firstLine="0"/>
              <w:jc w:val="center"/>
            </w:pPr>
            <w:ins w:id="614" w:author="Alex Ren" w:date="2017-05-31T19:50:00Z">
              <w:r>
                <w:rPr>
                  <w:rFonts w:hint="eastAsia"/>
                </w:rPr>
                <w:t>取</w:t>
              </w:r>
            </w:ins>
            <w:r w:rsidR="00DF0B49">
              <w:rPr>
                <w:rFonts w:hint="eastAsia"/>
              </w:rPr>
              <w:t>值</w:t>
            </w:r>
          </w:p>
        </w:tc>
      </w:tr>
      <w:tr w:rsidR="00DF0B49" w14:paraId="502EA478" w14:textId="77777777" w:rsidTr="00205F37">
        <w:tc>
          <w:tcPr>
            <w:tcW w:w="4530" w:type="dxa"/>
            <w:vAlign w:val="center"/>
          </w:tcPr>
          <w:p w14:paraId="48E04EB0" w14:textId="77777777" w:rsidR="00DF0B49" w:rsidRDefault="00DF0B49" w:rsidP="00205F37">
            <w:pPr>
              <w:pStyle w:val="a0"/>
              <w:ind w:firstLineChars="0" w:firstLine="0"/>
              <w:jc w:val="center"/>
            </w:pPr>
            <w:r>
              <w:rPr>
                <w:rFonts w:hint="eastAsia"/>
              </w:rPr>
              <w:t>总迭代数（产生种群数）</w:t>
            </w:r>
          </w:p>
        </w:tc>
        <w:tc>
          <w:tcPr>
            <w:tcW w:w="4531" w:type="dxa"/>
            <w:vAlign w:val="center"/>
          </w:tcPr>
          <w:p w14:paraId="60379A7D" w14:textId="77777777" w:rsidR="00DF0B49" w:rsidRPr="00DF0B49" w:rsidRDefault="00DF0B49" w:rsidP="00205F37">
            <w:pPr>
              <w:pStyle w:val="a0"/>
              <w:ind w:firstLineChars="0" w:firstLine="0"/>
              <w:jc w:val="center"/>
            </w:pPr>
            <w:r>
              <w:t>1000</w:t>
            </w:r>
          </w:p>
        </w:tc>
      </w:tr>
      <w:tr w:rsidR="00DF0B49" w14:paraId="40C20EEE" w14:textId="77777777" w:rsidTr="00205F37">
        <w:tc>
          <w:tcPr>
            <w:tcW w:w="4530" w:type="dxa"/>
            <w:vAlign w:val="center"/>
          </w:tcPr>
          <w:p w14:paraId="2868817D" w14:textId="77777777" w:rsidR="00DF0B49" w:rsidRDefault="00DF0B49" w:rsidP="00205F37">
            <w:pPr>
              <w:pStyle w:val="a0"/>
              <w:ind w:firstLineChars="0" w:firstLine="0"/>
              <w:jc w:val="center"/>
            </w:pPr>
            <w:r>
              <w:rPr>
                <w:rFonts w:hint="eastAsia"/>
              </w:rPr>
              <w:t>种群内个体数</w:t>
            </w:r>
          </w:p>
        </w:tc>
        <w:tc>
          <w:tcPr>
            <w:tcW w:w="4531" w:type="dxa"/>
            <w:vAlign w:val="center"/>
          </w:tcPr>
          <w:p w14:paraId="4C3C4F7B" w14:textId="77777777" w:rsidR="00DF0B49" w:rsidRDefault="00DF0B49" w:rsidP="00205F37">
            <w:pPr>
              <w:pStyle w:val="a0"/>
              <w:ind w:firstLineChars="0" w:firstLine="0"/>
              <w:jc w:val="center"/>
            </w:pPr>
            <w:r>
              <w:rPr>
                <w:rFonts w:hint="eastAsia"/>
              </w:rPr>
              <w:t>100</w:t>
            </w:r>
          </w:p>
        </w:tc>
      </w:tr>
      <w:tr w:rsidR="00DF0B49" w14:paraId="141EF9BD" w14:textId="77777777" w:rsidTr="00205F37">
        <w:tc>
          <w:tcPr>
            <w:tcW w:w="4530" w:type="dxa"/>
            <w:vAlign w:val="center"/>
          </w:tcPr>
          <w:p w14:paraId="6FC393DB" w14:textId="3D8A7DD0" w:rsidR="00DF0B49" w:rsidRDefault="000E46F5" w:rsidP="00205F37">
            <w:pPr>
              <w:pStyle w:val="a0"/>
              <w:ind w:firstLineChars="0" w:firstLine="0"/>
              <w:jc w:val="center"/>
            </w:pPr>
            <w:r>
              <w:rPr>
                <w:rFonts w:hint="eastAsia"/>
              </w:rPr>
              <w:t>交叉率</w:t>
            </w:r>
            <w:commentRangeStart w:id="615"/>
            <w:commentRangeStart w:id="616"/>
            <w:del w:id="617" w:author="Shaoyang Wang" w:date="2017-06-01T18:49:00Z">
              <w:r w:rsidDel="00107474">
                <w:rPr>
                  <w:rFonts w:hint="eastAsia"/>
                </w:rPr>
                <w:delText>uniform</w:delText>
              </w:r>
              <w:commentRangeEnd w:id="615"/>
              <w:r w:rsidR="001D56F0" w:rsidDel="00107474">
                <w:rPr>
                  <w:rStyle w:val="aff5"/>
                </w:rPr>
                <w:commentReference w:id="615"/>
              </w:r>
            </w:del>
            <w:commentRangeEnd w:id="616"/>
            <w:r w:rsidR="00107474">
              <w:rPr>
                <w:rStyle w:val="aff5"/>
              </w:rPr>
              <w:commentReference w:id="616"/>
            </w:r>
            <w:del w:id="618" w:author="Shaoyang Wang" w:date="2017-06-01T18:49:00Z">
              <w:r w:rsidDel="00107474">
                <w:rPr>
                  <w:rFonts w:hint="eastAsia"/>
                </w:rPr>
                <w:delText>_rate</w:delText>
              </w:r>
            </w:del>
          </w:p>
        </w:tc>
        <w:tc>
          <w:tcPr>
            <w:tcW w:w="4531" w:type="dxa"/>
            <w:vAlign w:val="center"/>
          </w:tcPr>
          <w:p w14:paraId="3D0C18C4" w14:textId="77777777" w:rsidR="00DF0B49" w:rsidRDefault="000E46F5" w:rsidP="00205F37">
            <w:pPr>
              <w:pStyle w:val="a0"/>
              <w:ind w:firstLineChars="0" w:firstLine="0"/>
              <w:jc w:val="center"/>
            </w:pPr>
            <w:r>
              <w:rPr>
                <w:rFonts w:hint="eastAsia"/>
              </w:rPr>
              <w:t>0.85</w:t>
            </w:r>
          </w:p>
        </w:tc>
      </w:tr>
      <w:tr w:rsidR="00DF0B49" w14:paraId="15BDE057" w14:textId="77777777" w:rsidTr="00205F37">
        <w:tc>
          <w:tcPr>
            <w:tcW w:w="4530" w:type="dxa"/>
            <w:vAlign w:val="center"/>
          </w:tcPr>
          <w:p w14:paraId="035F75AC" w14:textId="325E97CC" w:rsidR="00DF0B49" w:rsidRDefault="000E46F5" w:rsidP="00205F37">
            <w:pPr>
              <w:pStyle w:val="a0"/>
              <w:ind w:firstLineChars="0" w:firstLine="0"/>
              <w:jc w:val="center"/>
            </w:pPr>
            <w:r>
              <w:rPr>
                <w:rFonts w:hint="eastAsia"/>
              </w:rPr>
              <w:t>变异率</w:t>
            </w:r>
            <w:del w:id="619" w:author="Shaoyang Wang" w:date="2017-06-01T18:49:00Z">
              <w:r w:rsidDel="00107474">
                <w:rPr>
                  <w:rFonts w:hint="eastAsia"/>
                </w:rPr>
                <w:delText>mutation_rate</w:delText>
              </w:r>
            </w:del>
          </w:p>
        </w:tc>
        <w:tc>
          <w:tcPr>
            <w:tcW w:w="4531" w:type="dxa"/>
            <w:vAlign w:val="center"/>
          </w:tcPr>
          <w:p w14:paraId="0031E8D5" w14:textId="77777777" w:rsidR="00DF0B49" w:rsidRDefault="000E46F5" w:rsidP="00205F37">
            <w:pPr>
              <w:pStyle w:val="a0"/>
              <w:ind w:firstLineChars="0" w:firstLine="0"/>
              <w:jc w:val="center"/>
            </w:pPr>
            <w:r>
              <w:rPr>
                <w:rFonts w:hint="eastAsia"/>
              </w:rPr>
              <w:t>0.05</w:t>
            </w:r>
          </w:p>
        </w:tc>
      </w:tr>
      <w:tr w:rsidR="000E46F5" w14:paraId="0CF6C376" w14:textId="77777777" w:rsidTr="00205F37">
        <w:tc>
          <w:tcPr>
            <w:tcW w:w="4530" w:type="dxa"/>
            <w:vAlign w:val="center"/>
          </w:tcPr>
          <w:p w14:paraId="30541C7C" w14:textId="4A14EC07" w:rsidR="000E46F5" w:rsidRDefault="00C800BD" w:rsidP="00205F37">
            <w:pPr>
              <w:pStyle w:val="a0"/>
              <w:ind w:firstLineChars="0" w:firstLine="0"/>
              <w:jc w:val="center"/>
            </w:pPr>
            <w:r>
              <w:rPr>
                <w:rFonts w:hint="eastAsia"/>
              </w:rPr>
              <w:t>个体选择数</w:t>
            </w:r>
            <w:del w:id="620" w:author="Shaoyang Wang" w:date="2017-06-01T18:49:00Z">
              <w:r w:rsidR="000E46F5" w:rsidDel="00107474">
                <w:delText>t</w:delText>
              </w:r>
              <w:r w:rsidR="000E46F5" w:rsidDel="00107474">
                <w:rPr>
                  <w:rFonts w:hint="eastAsia"/>
                </w:rPr>
                <w:delText>ournament</w:delText>
              </w:r>
              <w:r w:rsidR="000E46F5" w:rsidDel="00107474">
                <w:delText>_size</w:delText>
              </w:r>
            </w:del>
          </w:p>
        </w:tc>
        <w:tc>
          <w:tcPr>
            <w:tcW w:w="4531" w:type="dxa"/>
            <w:vAlign w:val="center"/>
          </w:tcPr>
          <w:p w14:paraId="25D58FB4" w14:textId="77777777" w:rsidR="000E46F5" w:rsidRDefault="000E46F5" w:rsidP="00205F37">
            <w:pPr>
              <w:pStyle w:val="a0"/>
              <w:ind w:firstLineChars="0" w:firstLine="0"/>
              <w:jc w:val="center"/>
            </w:pPr>
            <w:r>
              <w:rPr>
                <w:rFonts w:hint="eastAsia"/>
              </w:rPr>
              <w:t>30</w:t>
            </w:r>
          </w:p>
        </w:tc>
      </w:tr>
      <w:tr w:rsidR="000E46F5" w14:paraId="0E769B41" w14:textId="77777777" w:rsidTr="00205F37">
        <w:tc>
          <w:tcPr>
            <w:tcW w:w="4530" w:type="dxa"/>
            <w:vAlign w:val="center"/>
          </w:tcPr>
          <w:p w14:paraId="71B53BE3" w14:textId="77777777" w:rsidR="000E46F5" w:rsidRDefault="00C800BD" w:rsidP="00205F37">
            <w:pPr>
              <w:pStyle w:val="a0"/>
              <w:ind w:firstLineChars="0" w:firstLine="0"/>
              <w:jc w:val="center"/>
            </w:pPr>
            <w:r>
              <w:rPr>
                <w:rFonts w:hint="eastAsia"/>
              </w:rPr>
              <w:t>变异速度</w:t>
            </w:r>
            <w:r w:rsidR="000E46F5">
              <w:rPr>
                <w:rFonts w:hint="eastAsia"/>
              </w:rPr>
              <w:t>b</w:t>
            </w:r>
          </w:p>
        </w:tc>
        <w:tc>
          <w:tcPr>
            <w:tcW w:w="4531" w:type="dxa"/>
            <w:vAlign w:val="center"/>
          </w:tcPr>
          <w:p w14:paraId="50C7723E" w14:textId="77777777" w:rsidR="000E46F5" w:rsidRDefault="000E46F5" w:rsidP="00205F37">
            <w:pPr>
              <w:pStyle w:val="a0"/>
              <w:ind w:firstLineChars="0" w:firstLine="0"/>
              <w:jc w:val="center"/>
            </w:pPr>
            <w:r>
              <w:rPr>
                <w:rFonts w:hint="eastAsia"/>
              </w:rPr>
              <w:t>3</w:t>
            </w:r>
          </w:p>
        </w:tc>
      </w:tr>
      <w:tr w:rsidR="000E46F5" w14:paraId="27A38E5E" w14:textId="77777777" w:rsidTr="00205F37">
        <w:tc>
          <w:tcPr>
            <w:tcW w:w="4530" w:type="dxa"/>
            <w:vAlign w:val="center"/>
          </w:tcPr>
          <w:p w14:paraId="772EC136" w14:textId="77777777" w:rsidR="000E46F5" w:rsidRDefault="000E46F5" w:rsidP="00205F37">
            <w:pPr>
              <w:pStyle w:val="a0"/>
              <w:ind w:firstLineChars="0" w:firstLine="0"/>
              <w:jc w:val="center"/>
            </w:pPr>
            <w:r>
              <w:rPr>
                <w:rFonts w:hint="eastAsia"/>
              </w:rPr>
              <w:t>变异步长</w:t>
            </w:r>
            <w:r>
              <w:rPr>
                <w:rFonts w:hint="eastAsia"/>
              </w:rPr>
              <w:t>d</w:t>
            </w:r>
          </w:p>
        </w:tc>
        <w:tc>
          <w:tcPr>
            <w:tcW w:w="4531" w:type="dxa"/>
            <w:vAlign w:val="center"/>
          </w:tcPr>
          <w:p w14:paraId="57B72216" w14:textId="77777777" w:rsidR="000E46F5" w:rsidRDefault="000E46F5" w:rsidP="00205F37">
            <w:pPr>
              <w:pStyle w:val="a0"/>
              <w:ind w:firstLineChars="0" w:firstLine="0"/>
              <w:jc w:val="center"/>
            </w:pPr>
            <w:r>
              <w:rPr>
                <w:rFonts w:hint="eastAsia"/>
              </w:rPr>
              <w:t>10000</w:t>
            </w:r>
          </w:p>
        </w:tc>
      </w:tr>
    </w:tbl>
    <w:p w14:paraId="489986F6" w14:textId="77777777" w:rsidR="00800F94" w:rsidRDefault="00800F94" w:rsidP="0013351B">
      <w:pPr>
        <w:pStyle w:val="a0"/>
        <w:ind w:firstLine="480"/>
      </w:pPr>
    </w:p>
    <w:p w14:paraId="44DB6AE7" w14:textId="7A3DB4DC" w:rsidR="00800F94" w:rsidRPr="00800F94" w:rsidRDefault="00800F94" w:rsidP="00800F94">
      <w:pPr>
        <w:pStyle w:val="a0"/>
        <w:ind w:firstLine="480"/>
      </w:pPr>
      <w:r>
        <w:rPr>
          <w:rFonts w:hint="eastAsia"/>
        </w:rPr>
        <w:lastRenderedPageBreak/>
        <w:t>按</w:t>
      </w:r>
      <w:r>
        <w:fldChar w:fldCharType="begin"/>
      </w:r>
      <w:r>
        <w:instrText xml:space="preserve"> </w:instrText>
      </w:r>
      <w:r>
        <w:rPr>
          <w:rFonts w:hint="eastAsia"/>
        </w:rPr>
        <w:instrText>REF _Ref483270892 \h</w:instrText>
      </w:r>
      <w:r>
        <w:instrText xml:space="preserve"> </w:instrText>
      </w:r>
      <w:r>
        <w:fldChar w:fldCharType="separate"/>
      </w:r>
      <w:r w:rsidR="00057756">
        <w:rPr>
          <w:rFonts w:hint="eastAsia"/>
        </w:rPr>
        <w:t>表格</w:t>
      </w:r>
      <w:r w:rsidR="00057756">
        <w:rPr>
          <w:rFonts w:hint="eastAsia"/>
        </w:rPr>
        <w:t xml:space="preserve"> </w:t>
      </w:r>
      <w:r w:rsidR="00057756">
        <w:rPr>
          <w:noProof/>
        </w:rPr>
        <w:t>5</w:t>
      </w:r>
      <w:r w:rsidR="00057756">
        <w:t>.</w:t>
      </w:r>
      <w:r w:rsidR="00057756">
        <w:rPr>
          <w:noProof/>
        </w:rPr>
        <w:t>1</w:t>
      </w:r>
      <w:r>
        <w:fldChar w:fldCharType="end"/>
      </w:r>
      <w:r>
        <w:rPr>
          <w:rFonts w:hint="eastAsia"/>
        </w:rPr>
        <w:t>设置可调参数，分别使用两个数据集训练模型并测试。</w:t>
      </w:r>
    </w:p>
    <w:p w14:paraId="30A0EA19" w14:textId="25B12F6B" w:rsidR="0013351B" w:rsidRPr="0013351B" w:rsidRDefault="00584A27" w:rsidP="0013351B">
      <w:pPr>
        <w:pStyle w:val="a0"/>
        <w:ind w:firstLine="480"/>
      </w:pPr>
      <w:r>
        <w:rPr>
          <w:noProof/>
        </w:rPr>
        <mc:AlternateContent>
          <mc:Choice Requires="wps">
            <w:drawing>
              <wp:anchor distT="0" distB="0" distL="114300" distR="114300" simplePos="0" relativeHeight="251682816" behindDoc="0" locked="0" layoutInCell="1" allowOverlap="1" wp14:anchorId="31764AFC" wp14:editId="539002F3">
                <wp:simplePos x="0" y="0"/>
                <wp:positionH relativeFrom="column">
                  <wp:posOffset>190500</wp:posOffset>
                </wp:positionH>
                <wp:positionV relativeFrom="paragraph">
                  <wp:posOffset>1671955</wp:posOffset>
                </wp:positionV>
                <wp:extent cx="5440680" cy="274320"/>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40680" cy="274320"/>
                        </a:xfrm>
                        <a:prstGeom prst="rect">
                          <a:avLst/>
                        </a:prstGeom>
                        <a:solidFill>
                          <a:prstClr val="white"/>
                        </a:solidFill>
                        <a:ln>
                          <a:noFill/>
                        </a:ln>
                      </wps:spPr>
                      <wps:txbx>
                        <w:txbxContent>
                          <w:p w14:paraId="06A37801" w14:textId="231ADCDD" w:rsidR="00235C74" w:rsidRPr="00C526FF" w:rsidRDefault="00235C74" w:rsidP="00584A27">
                            <w:pPr>
                              <w:pStyle w:val="a5"/>
                              <w:rPr>
                                <w:b w:val="0"/>
                                <w:sz w:val="21"/>
                                <w:szCs w:val="21"/>
                              </w:rPr>
                            </w:pPr>
                            <w:bookmarkStart w:id="621" w:name="_Ref483270787"/>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w:t>
                            </w:r>
                            <w:r>
                              <w:rPr>
                                <w:b w:val="0"/>
                                <w:sz w:val="21"/>
                                <w:szCs w:val="21"/>
                              </w:rPr>
                              <w:fldChar w:fldCharType="end"/>
                            </w:r>
                            <w:bookmarkEnd w:id="621"/>
                            <w:r w:rsidRPr="00C526FF">
                              <w:rPr>
                                <w:b w:val="0"/>
                                <w:sz w:val="21"/>
                                <w:szCs w:val="21"/>
                              </w:rPr>
                              <w:t xml:space="preserve"> </w:t>
                            </w:r>
                            <w:r w:rsidRPr="00C526FF">
                              <w:rPr>
                                <w:rFonts w:hint="eastAsia"/>
                                <w:b w:val="0"/>
                                <w:sz w:val="21"/>
                                <w:szCs w:val="21"/>
                              </w:rPr>
                              <w:t>遗传算法</w:t>
                            </w:r>
                            <w:r w:rsidRPr="00C526FF">
                              <w:rPr>
                                <w:b w:val="0"/>
                                <w:sz w:val="21"/>
                                <w:szCs w:val="21"/>
                              </w:rPr>
                              <w:t>DAX</w:t>
                            </w:r>
                            <w:r w:rsidRPr="00C526FF">
                              <w:rPr>
                                <w:b w:val="0"/>
                                <w:sz w:val="21"/>
                                <w:szCs w:val="21"/>
                              </w:rPr>
                              <w:t>测试结果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64AFC" id="文本框 19" o:spid="_x0000_s1042" type="#_x0000_t202" style="position:absolute;left:0;text-align:left;margin-left:15pt;margin-top:131.65pt;width:428.4pt;height:21.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" stroked="f">
                <v:textbox style="mso-fit-shape-to-text:t" inset="0,0,0,0">
                  <w:txbxContent>
                    <w:p w14:paraId="06A37801" w14:textId="231ADCDD" w:rsidR="00235C74" w:rsidRPr="00C526FF" w:rsidRDefault="00235C74" w:rsidP="00584A27">
                      <w:pPr>
                        <w:pStyle w:val="a5"/>
                        <w:rPr>
                          <w:b w:val="0"/>
                          <w:sz w:val="21"/>
                          <w:szCs w:val="21"/>
                        </w:rPr>
                      </w:pPr>
                      <w:bookmarkStart w:id="622" w:name="_Ref483270787"/>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w:t>
                      </w:r>
                      <w:r>
                        <w:rPr>
                          <w:b w:val="0"/>
                          <w:sz w:val="21"/>
                          <w:szCs w:val="21"/>
                        </w:rPr>
                        <w:fldChar w:fldCharType="end"/>
                      </w:r>
                      <w:bookmarkEnd w:id="622"/>
                      <w:r w:rsidRPr="00C526FF">
                        <w:rPr>
                          <w:b w:val="0"/>
                          <w:sz w:val="21"/>
                          <w:szCs w:val="21"/>
                        </w:rPr>
                        <w:t xml:space="preserve"> </w:t>
                      </w:r>
                      <w:r w:rsidRPr="00C526FF">
                        <w:rPr>
                          <w:rFonts w:hint="eastAsia"/>
                          <w:b w:val="0"/>
                          <w:sz w:val="21"/>
                          <w:szCs w:val="21"/>
                        </w:rPr>
                        <w:t>遗传算法</w:t>
                      </w:r>
                      <w:r w:rsidRPr="00C526FF">
                        <w:rPr>
                          <w:b w:val="0"/>
                          <w:sz w:val="21"/>
                          <w:szCs w:val="21"/>
                        </w:rPr>
                        <w:t>DAX</w:t>
                      </w:r>
                      <w:r w:rsidRPr="00C526FF">
                        <w:rPr>
                          <w:b w:val="0"/>
                          <w:sz w:val="21"/>
                          <w:szCs w:val="21"/>
                        </w:rPr>
                        <w:t>测试结果</w:t>
                      </w:r>
                    </w:p>
                  </w:txbxContent>
                </v:textbox>
                <w10:wrap type="topAndBottom"/>
              </v:shape>
            </w:pict>
          </mc:Fallback>
        </mc:AlternateContent>
      </w:r>
      <w:r w:rsidR="0013351B" w:rsidRPr="0013351B">
        <w:rPr>
          <w:noProof/>
        </w:rPr>
        <w:drawing>
          <wp:anchor distT="0" distB="0" distL="114300" distR="114300" simplePos="0" relativeHeight="251680768" behindDoc="0" locked="0" layoutInCell="1" allowOverlap="1" wp14:anchorId="607CC891" wp14:editId="2E2746DB">
            <wp:simplePos x="0" y="0"/>
            <wp:positionH relativeFrom="margin">
              <wp:align>left</wp:align>
            </wp:positionH>
            <wp:positionV relativeFrom="paragraph">
              <wp:posOffset>735965</wp:posOffset>
            </wp:positionV>
            <wp:extent cx="5440680" cy="878840"/>
            <wp:effectExtent l="190500" t="190500" r="198120" b="187960"/>
            <wp:wrapTopAndBottom/>
            <wp:docPr id="18" name="图片 18" descr="C:\Users\SyW\AppData\Local\Temp\1495478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W\AppData\Local\Temp\1495478519(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0680" cy="8788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3351B">
        <w:rPr>
          <w:rFonts w:hint="eastAsia"/>
        </w:rPr>
        <w:t>如</w:t>
      </w:r>
      <w:r>
        <w:fldChar w:fldCharType="begin"/>
      </w:r>
      <w:r>
        <w:instrText xml:space="preserve"> </w:instrText>
      </w:r>
      <w:r>
        <w:rPr>
          <w:rFonts w:hint="eastAsia"/>
        </w:rPr>
        <w:instrText>REF _Ref483270787 \h</w:instrText>
      </w:r>
      <w:r>
        <w:instrText xml:space="preserve"> </w:instrText>
      </w:r>
      <w:r>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5</w:t>
      </w:r>
      <w:r w:rsidR="00057756">
        <w:rPr>
          <w:sz w:val="21"/>
          <w:szCs w:val="21"/>
        </w:rPr>
        <w:t>.</w:t>
      </w:r>
      <w:r w:rsidR="00057756">
        <w:rPr>
          <w:noProof/>
          <w:sz w:val="21"/>
          <w:szCs w:val="21"/>
        </w:rPr>
        <w:t>1</w:t>
      </w:r>
      <w:r>
        <w:fldChar w:fldCharType="end"/>
      </w:r>
      <w:r w:rsidR="0013351B">
        <w:rPr>
          <w:rFonts w:hint="eastAsia"/>
        </w:rPr>
        <w:t>，算法在</w:t>
      </w:r>
      <w:r w:rsidR="00825B9C">
        <w:rPr>
          <w:rFonts w:hint="eastAsia"/>
        </w:rPr>
        <w:t>DAX</w:t>
      </w:r>
      <w:r w:rsidR="0013351B">
        <w:rPr>
          <w:rFonts w:hint="eastAsia"/>
        </w:rPr>
        <w:t>数据集上测试了</w:t>
      </w:r>
      <w:r w:rsidR="0013351B">
        <w:rPr>
          <w:rFonts w:hint="eastAsia"/>
        </w:rPr>
        <w:t>104</w:t>
      </w:r>
      <w:r w:rsidR="0013351B">
        <w:rPr>
          <w:rFonts w:hint="eastAsia"/>
        </w:rPr>
        <w:t>个数据点，其中预测正确</w:t>
      </w:r>
      <w:r w:rsidR="0013351B">
        <w:rPr>
          <w:rFonts w:hint="eastAsia"/>
        </w:rPr>
        <w:t>66</w:t>
      </w:r>
      <w:r w:rsidR="0013351B">
        <w:rPr>
          <w:rFonts w:hint="eastAsia"/>
        </w:rPr>
        <w:t>个，正确率为</w:t>
      </w:r>
      <w:r w:rsidR="0013351B">
        <w:rPr>
          <w:rFonts w:hint="eastAsia"/>
        </w:rPr>
        <w:t>63.4615%</w:t>
      </w:r>
      <w:r w:rsidR="0013351B">
        <w:rPr>
          <w:rFonts w:hint="eastAsia"/>
        </w:rPr>
        <w:t>。</w:t>
      </w:r>
    </w:p>
    <w:p w14:paraId="2841942E" w14:textId="0E90171F" w:rsidR="00E10734" w:rsidRDefault="00254AAA" w:rsidP="0013351B">
      <w:pPr>
        <w:pStyle w:val="a0"/>
        <w:ind w:firstLine="480"/>
      </w:pPr>
      <w:r>
        <w:rPr>
          <w:noProof/>
        </w:rPr>
        <mc:AlternateContent>
          <mc:Choice Requires="wps">
            <w:drawing>
              <wp:anchor distT="0" distB="0" distL="114300" distR="114300" simplePos="0" relativeHeight="251684864" behindDoc="0" locked="0" layoutInCell="1" allowOverlap="1" wp14:anchorId="33D613C7" wp14:editId="36C1996D">
                <wp:simplePos x="0" y="0"/>
                <wp:positionH relativeFrom="column">
                  <wp:posOffset>182880</wp:posOffset>
                </wp:positionH>
                <wp:positionV relativeFrom="paragraph">
                  <wp:posOffset>3011805</wp:posOffset>
                </wp:positionV>
                <wp:extent cx="5471160" cy="274320"/>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471160" cy="274320"/>
                        </a:xfrm>
                        <a:prstGeom prst="rect">
                          <a:avLst/>
                        </a:prstGeom>
                        <a:solidFill>
                          <a:prstClr val="white"/>
                        </a:solidFill>
                        <a:ln>
                          <a:noFill/>
                        </a:ln>
                      </wps:spPr>
                      <wps:txbx>
                        <w:txbxContent>
                          <w:p w14:paraId="466386BE" w14:textId="6FF37B23" w:rsidR="00235C74" w:rsidRPr="00C526FF" w:rsidRDefault="00235C74" w:rsidP="00584A27">
                            <w:pPr>
                              <w:pStyle w:val="a5"/>
                              <w:rPr>
                                <w:b w:val="0"/>
                                <w:sz w:val="21"/>
                                <w:szCs w:val="21"/>
                              </w:rPr>
                            </w:pPr>
                            <w:bookmarkStart w:id="623" w:name="_Ref483270798"/>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2</w:t>
                            </w:r>
                            <w:r>
                              <w:rPr>
                                <w:b w:val="0"/>
                                <w:sz w:val="21"/>
                                <w:szCs w:val="21"/>
                              </w:rPr>
                              <w:fldChar w:fldCharType="end"/>
                            </w:r>
                            <w:bookmarkEnd w:id="623"/>
                            <w:r w:rsidRPr="00C526FF">
                              <w:rPr>
                                <w:b w:val="0"/>
                                <w:sz w:val="21"/>
                                <w:szCs w:val="21"/>
                              </w:rPr>
                              <w:t xml:space="preserve"> </w:t>
                            </w:r>
                            <w:r w:rsidRPr="00C526FF">
                              <w:rPr>
                                <w:rFonts w:hint="eastAsia"/>
                                <w:b w:val="0"/>
                                <w:sz w:val="21"/>
                                <w:szCs w:val="21"/>
                              </w:rPr>
                              <w:t>遗传算法</w:t>
                            </w:r>
                            <w:r w:rsidRPr="00C526FF">
                              <w:rPr>
                                <w:b w:val="0"/>
                                <w:sz w:val="21"/>
                                <w:szCs w:val="21"/>
                              </w:rPr>
                              <w:t>GLD</w:t>
                            </w:r>
                            <w:r w:rsidRPr="00C526FF">
                              <w:rPr>
                                <w:b w:val="0"/>
                                <w:sz w:val="21"/>
                                <w:szCs w:val="21"/>
                              </w:rPr>
                              <w:t>测试结果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613C7" id="文本框 20" o:spid="_x0000_s1043" type="#_x0000_t202" style="position:absolute;left:0;text-align:left;margin-left:14.4pt;margin-top:237.15pt;width:430.8pt;height:21.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" stroked="f">
                <v:textbox style="mso-fit-shape-to-text:t" inset="0,0,0,0">
                  <w:txbxContent>
                    <w:p w14:paraId="466386BE" w14:textId="6FF37B23" w:rsidR="00235C74" w:rsidRPr="00C526FF" w:rsidRDefault="00235C74" w:rsidP="00584A27">
                      <w:pPr>
                        <w:pStyle w:val="a5"/>
                        <w:rPr>
                          <w:b w:val="0"/>
                          <w:sz w:val="21"/>
                          <w:szCs w:val="21"/>
                        </w:rPr>
                      </w:pPr>
                      <w:bookmarkStart w:id="624" w:name="_Ref483270798"/>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2</w:t>
                      </w:r>
                      <w:r>
                        <w:rPr>
                          <w:b w:val="0"/>
                          <w:sz w:val="21"/>
                          <w:szCs w:val="21"/>
                        </w:rPr>
                        <w:fldChar w:fldCharType="end"/>
                      </w:r>
                      <w:bookmarkEnd w:id="624"/>
                      <w:r w:rsidRPr="00C526FF">
                        <w:rPr>
                          <w:b w:val="0"/>
                          <w:sz w:val="21"/>
                          <w:szCs w:val="21"/>
                        </w:rPr>
                        <w:t xml:space="preserve"> </w:t>
                      </w:r>
                      <w:r w:rsidRPr="00C526FF">
                        <w:rPr>
                          <w:rFonts w:hint="eastAsia"/>
                          <w:b w:val="0"/>
                          <w:sz w:val="21"/>
                          <w:szCs w:val="21"/>
                        </w:rPr>
                        <w:t>遗传算法</w:t>
                      </w:r>
                      <w:r w:rsidRPr="00C526FF">
                        <w:rPr>
                          <w:b w:val="0"/>
                          <w:sz w:val="21"/>
                          <w:szCs w:val="21"/>
                        </w:rPr>
                        <w:t>GLD</w:t>
                      </w:r>
                      <w:r w:rsidRPr="00C526FF">
                        <w:rPr>
                          <w:b w:val="0"/>
                          <w:sz w:val="21"/>
                          <w:szCs w:val="21"/>
                        </w:rPr>
                        <w:t>测试结果</w:t>
                      </w:r>
                    </w:p>
                  </w:txbxContent>
                </v:textbox>
                <w10:wrap type="topAndBottom"/>
              </v:shape>
            </w:pict>
          </mc:Fallback>
        </mc:AlternateContent>
      </w:r>
      <w:r w:rsidRPr="00E10734">
        <w:rPr>
          <w:noProof/>
        </w:rPr>
        <w:drawing>
          <wp:anchor distT="0" distB="0" distL="114300" distR="114300" simplePos="0" relativeHeight="251679744" behindDoc="0" locked="0" layoutInCell="1" allowOverlap="1" wp14:anchorId="3C27C629" wp14:editId="5CE9EB62">
            <wp:simplePos x="0" y="0"/>
            <wp:positionH relativeFrom="margin">
              <wp:align>left</wp:align>
            </wp:positionH>
            <wp:positionV relativeFrom="paragraph">
              <wp:posOffset>2099945</wp:posOffset>
            </wp:positionV>
            <wp:extent cx="5471160" cy="877570"/>
            <wp:effectExtent l="190500" t="190500" r="186690" b="189230"/>
            <wp:wrapTopAndBottom/>
            <wp:docPr id="17" name="图片 17" descr="C:\Users\SyW\AppData\Local\Temp\1495478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W\AppData\Local\Temp\149547825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1160" cy="8775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10734">
        <w:rPr>
          <w:rFonts w:hint="eastAsia"/>
        </w:rPr>
        <w:t>如</w:t>
      </w:r>
      <w:r w:rsidR="00584A27">
        <w:fldChar w:fldCharType="begin"/>
      </w:r>
      <w:r w:rsidR="00584A27">
        <w:instrText xml:space="preserve"> </w:instrText>
      </w:r>
      <w:r w:rsidR="00584A27">
        <w:rPr>
          <w:rFonts w:hint="eastAsia"/>
        </w:rPr>
        <w:instrText>REF _Ref483270798 \h</w:instrText>
      </w:r>
      <w:r w:rsidR="00584A27">
        <w:instrText xml:space="preserve"> </w:instrText>
      </w:r>
      <w:r w:rsidR="00584A27">
        <w:fldChar w:fldCharType="separate"/>
      </w:r>
      <w:r w:rsidR="00057756" w:rsidRPr="00C526FF">
        <w:rPr>
          <w:rFonts w:hint="eastAsia"/>
          <w:sz w:val="21"/>
          <w:szCs w:val="21"/>
        </w:rPr>
        <w:t>图</w:t>
      </w:r>
      <w:r w:rsidR="00057756" w:rsidRPr="00C526FF">
        <w:rPr>
          <w:rFonts w:hint="eastAsia"/>
          <w:sz w:val="21"/>
          <w:szCs w:val="21"/>
        </w:rPr>
        <w:t xml:space="preserve"> </w:t>
      </w:r>
      <w:r w:rsidR="00057756">
        <w:rPr>
          <w:noProof/>
          <w:sz w:val="21"/>
          <w:szCs w:val="21"/>
        </w:rPr>
        <w:t>5</w:t>
      </w:r>
      <w:r w:rsidR="00057756">
        <w:rPr>
          <w:sz w:val="21"/>
          <w:szCs w:val="21"/>
        </w:rPr>
        <w:t>.</w:t>
      </w:r>
      <w:r w:rsidR="00057756">
        <w:rPr>
          <w:noProof/>
          <w:sz w:val="21"/>
          <w:szCs w:val="21"/>
        </w:rPr>
        <w:t>2</w:t>
      </w:r>
      <w:r w:rsidR="00584A27">
        <w:fldChar w:fldCharType="end"/>
      </w:r>
      <w:r w:rsidR="00E10734">
        <w:rPr>
          <w:rFonts w:hint="eastAsia"/>
        </w:rPr>
        <w:t>，算法在</w:t>
      </w:r>
      <w:r w:rsidR="0013351B">
        <w:rPr>
          <w:rFonts w:hint="eastAsia"/>
        </w:rPr>
        <w:t>GLD</w:t>
      </w:r>
      <w:r w:rsidR="00E10734">
        <w:rPr>
          <w:rFonts w:hint="eastAsia"/>
        </w:rPr>
        <w:t>数据集上</w:t>
      </w:r>
      <w:r w:rsidR="0013351B">
        <w:rPr>
          <w:rFonts w:hint="eastAsia"/>
        </w:rPr>
        <w:t>测试了</w:t>
      </w:r>
      <w:r w:rsidR="0013351B">
        <w:rPr>
          <w:rFonts w:hint="eastAsia"/>
        </w:rPr>
        <w:t>117</w:t>
      </w:r>
      <w:r w:rsidR="0013351B">
        <w:rPr>
          <w:rFonts w:hint="eastAsia"/>
        </w:rPr>
        <w:t>个数据点，其中预测正确</w:t>
      </w:r>
      <w:r w:rsidR="0013351B">
        <w:rPr>
          <w:rFonts w:hint="eastAsia"/>
        </w:rPr>
        <w:t>79</w:t>
      </w:r>
      <w:r w:rsidR="0013351B">
        <w:rPr>
          <w:rFonts w:hint="eastAsia"/>
        </w:rPr>
        <w:t>个，</w:t>
      </w:r>
      <w:r w:rsidR="00E10734">
        <w:rPr>
          <w:rFonts w:hint="eastAsia"/>
        </w:rPr>
        <w:t>正确率为</w:t>
      </w:r>
      <w:r w:rsidR="0013351B">
        <w:rPr>
          <w:rFonts w:hint="eastAsia"/>
        </w:rPr>
        <w:t>67.5214%</w:t>
      </w:r>
      <w:r w:rsidR="00E10734">
        <w:rPr>
          <w:rFonts w:hint="eastAsia"/>
        </w:rPr>
        <w:t>。</w:t>
      </w:r>
    </w:p>
    <w:p w14:paraId="53C1CB0B" w14:textId="26166A9B" w:rsidR="001D1A8C" w:rsidRDefault="00970368" w:rsidP="0013351B">
      <w:pPr>
        <w:pStyle w:val="a0"/>
        <w:ind w:firstLine="480"/>
        <w:rPr>
          <w:rFonts w:ascii="宋体" w:hAnsi="宋体"/>
        </w:rPr>
      </w:pPr>
      <w:r>
        <w:rPr>
          <w:noProof/>
        </w:rPr>
        <mc:AlternateContent>
          <mc:Choice Requires="wps">
            <w:drawing>
              <wp:anchor distT="0" distB="0" distL="114300" distR="114300" simplePos="0" relativeHeight="251761664" behindDoc="0" locked="0" layoutInCell="1" allowOverlap="1" wp14:anchorId="3F7F05FB" wp14:editId="6F0696F1">
                <wp:simplePos x="0" y="0"/>
                <wp:positionH relativeFrom="column">
                  <wp:posOffset>-12065</wp:posOffset>
                </wp:positionH>
                <wp:positionV relativeFrom="paragraph">
                  <wp:posOffset>5443220</wp:posOffset>
                </wp:positionV>
                <wp:extent cx="5760085"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586239" w14:textId="17BEC22C" w:rsidR="00235C74" w:rsidRPr="00970368" w:rsidRDefault="00235C74" w:rsidP="00970368">
                            <w:pPr>
                              <w:pStyle w:val="a5"/>
                              <w:rPr>
                                <w:b w:val="0"/>
                                <w:sz w:val="21"/>
                                <w:szCs w:val="21"/>
                              </w:rPr>
                            </w:pPr>
                            <w:bookmarkStart w:id="625" w:name="_Ref484344063"/>
                            <w:r w:rsidRPr="00970368">
                              <w:rPr>
                                <w:rFonts w:hint="eastAsia"/>
                                <w:b w:val="0"/>
                                <w:sz w:val="21"/>
                                <w:szCs w:val="21"/>
                              </w:rPr>
                              <w:t>图</w:t>
                            </w:r>
                            <w:r w:rsidRPr="00970368">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bookmarkEnd w:id="625"/>
                            <w:r w:rsidRPr="00970368">
                              <w:rPr>
                                <w:b w:val="0"/>
                                <w:sz w:val="21"/>
                                <w:szCs w:val="21"/>
                              </w:rPr>
                              <w:t xml:space="preserve"> </w:t>
                            </w:r>
                            <w:r>
                              <w:rPr>
                                <w:rFonts w:hint="eastAsia"/>
                                <w:b w:val="0"/>
                                <w:sz w:val="21"/>
                                <w:szCs w:val="21"/>
                              </w:rPr>
                              <w:t>四次</w:t>
                            </w:r>
                            <w:r w:rsidRPr="00970368">
                              <w:rPr>
                                <w:b w:val="0"/>
                                <w:sz w:val="21"/>
                                <w:szCs w:val="21"/>
                              </w:rPr>
                              <w:t>训练产生的</w:t>
                            </w:r>
                            <w:r w:rsidRPr="00970368">
                              <w:rPr>
                                <w:b w:val="0"/>
                                <w:sz w:val="21"/>
                                <w:szCs w:val="21"/>
                              </w:rPr>
                              <w:t>θ</w:t>
                            </w:r>
                            <w:r w:rsidRPr="00970368">
                              <w:rPr>
                                <w:rFonts w:hint="eastAsia"/>
                                <w:b w:val="0"/>
                                <w:sz w:val="21"/>
                                <w:szCs w:val="21"/>
                              </w:rPr>
                              <w:t>的前</w:t>
                            </w:r>
                            <w:r w:rsidRPr="00970368">
                              <w:rPr>
                                <w:b w:val="0"/>
                                <w:sz w:val="21"/>
                                <w:szCs w:val="21"/>
                              </w:rPr>
                              <w:t>100</w:t>
                            </w:r>
                            <w:r w:rsidRPr="00970368">
                              <w:rPr>
                                <w:rFonts w:hint="eastAsia"/>
                                <w:b w:val="0"/>
                                <w:sz w:val="21"/>
                                <w:szCs w:val="21"/>
                              </w:rPr>
                              <w:t>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F05FB" id="文本框 5" o:spid="_x0000_s1044" type="#_x0000_t202" style="position:absolute;left:0;text-align:left;margin-left:-.95pt;margin-top:428.6pt;width:453.5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" stroked="f">
                <v:textbox style="mso-fit-shape-to-text:t" inset="0,0,0,0">
                  <w:txbxContent>
                    <w:p w14:paraId="31586239" w14:textId="17BEC22C" w:rsidR="00235C74" w:rsidRPr="00970368" w:rsidRDefault="00235C74" w:rsidP="00970368">
                      <w:pPr>
                        <w:pStyle w:val="a5"/>
                        <w:rPr>
                          <w:b w:val="0"/>
                          <w:sz w:val="21"/>
                          <w:szCs w:val="21"/>
                        </w:rPr>
                      </w:pPr>
                      <w:bookmarkStart w:id="626" w:name="_Ref484344063"/>
                      <w:r w:rsidRPr="00970368">
                        <w:rPr>
                          <w:rFonts w:hint="eastAsia"/>
                          <w:b w:val="0"/>
                          <w:sz w:val="21"/>
                          <w:szCs w:val="21"/>
                        </w:rPr>
                        <w:t>图</w:t>
                      </w:r>
                      <w:r w:rsidRPr="00970368">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3</w:t>
                      </w:r>
                      <w:r>
                        <w:rPr>
                          <w:b w:val="0"/>
                          <w:sz w:val="21"/>
                          <w:szCs w:val="21"/>
                        </w:rPr>
                        <w:fldChar w:fldCharType="end"/>
                      </w:r>
                      <w:bookmarkEnd w:id="626"/>
                      <w:r w:rsidRPr="00970368">
                        <w:rPr>
                          <w:b w:val="0"/>
                          <w:sz w:val="21"/>
                          <w:szCs w:val="21"/>
                        </w:rPr>
                        <w:t xml:space="preserve"> </w:t>
                      </w:r>
                      <w:r>
                        <w:rPr>
                          <w:rFonts w:hint="eastAsia"/>
                          <w:b w:val="0"/>
                          <w:sz w:val="21"/>
                          <w:szCs w:val="21"/>
                        </w:rPr>
                        <w:t>四次</w:t>
                      </w:r>
                      <w:r w:rsidRPr="00970368">
                        <w:rPr>
                          <w:b w:val="0"/>
                          <w:sz w:val="21"/>
                          <w:szCs w:val="21"/>
                        </w:rPr>
                        <w:t>训练产生的</w:t>
                      </w:r>
                      <w:r w:rsidRPr="00970368">
                        <w:rPr>
                          <w:b w:val="0"/>
                          <w:sz w:val="21"/>
                          <w:szCs w:val="21"/>
                        </w:rPr>
                        <w:t>θ</w:t>
                      </w:r>
                      <w:r w:rsidRPr="00970368">
                        <w:rPr>
                          <w:rFonts w:hint="eastAsia"/>
                          <w:b w:val="0"/>
                          <w:sz w:val="21"/>
                          <w:szCs w:val="21"/>
                        </w:rPr>
                        <w:t>的前</w:t>
                      </w:r>
                      <w:r w:rsidRPr="00970368">
                        <w:rPr>
                          <w:b w:val="0"/>
                          <w:sz w:val="21"/>
                          <w:szCs w:val="21"/>
                        </w:rPr>
                        <w:t>100</w:t>
                      </w:r>
                      <w:r w:rsidRPr="00970368">
                        <w:rPr>
                          <w:rFonts w:hint="eastAsia"/>
                          <w:b w:val="0"/>
                          <w:sz w:val="21"/>
                          <w:szCs w:val="21"/>
                        </w:rPr>
                        <w:t>维</w:t>
                      </w:r>
                    </w:p>
                  </w:txbxContent>
                </v:textbox>
                <w10:wrap type="topAndBottom"/>
              </v:shape>
            </w:pict>
          </mc:Fallback>
        </mc:AlternateContent>
      </w:r>
      <w:r>
        <w:rPr>
          <w:noProof/>
        </w:rPr>
        <w:drawing>
          <wp:anchor distT="0" distB="0" distL="114300" distR="114300" simplePos="0" relativeHeight="251759616" behindDoc="0" locked="0" layoutInCell="1" allowOverlap="1" wp14:anchorId="421A1AC6" wp14:editId="4319C354">
            <wp:simplePos x="0" y="0"/>
            <wp:positionH relativeFrom="margin">
              <wp:align>right</wp:align>
            </wp:positionH>
            <wp:positionV relativeFrom="paragraph">
              <wp:posOffset>2856230</wp:posOffset>
            </wp:positionV>
            <wp:extent cx="5760085" cy="2529840"/>
            <wp:effectExtent l="19050" t="19050" r="12065" b="2286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085" cy="2529840"/>
                    </a:xfrm>
                    <a:prstGeom prst="rect">
                      <a:avLst/>
                    </a:prstGeom>
                    <a:ln>
                      <a:solidFill>
                        <a:schemeClr val="tx1"/>
                      </a:solidFill>
                    </a:ln>
                  </pic:spPr>
                </pic:pic>
              </a:graphicData>
            </a:graphic>
          </wp:anchor>
        </w:drawing>
      </w:r>
      <w:r w:rsidR="001C48C9">
        <w:rPr>
          <w:rFonts w:hint="eastAsia"/>
        </w:rPr>
        <w:t>由于遗传算法带有随机性，每次对相同数据集重新训练，得到的参数</w:t>
      </w:r>
      <w:r w:rsidR="001C48C9">
        <w:rPr>
          <w:rFonts w:ascii="宋体" w:hAnsi="宋体" w:hint="eastAsia"/>
        </w:rPr>
        <w:t>θ都</w:t>
      </w:r>
      <w:r w:rsidR="001C48C9">
        <w:rPr>
          <w:rFonts w:hint="eastAsia"/>
        </w:rPr>
        <w:t>是不同的。为了说明算法最终收敛到了稳定地结果，我在</w:t>
      </w:r>
      <w:r w:rsidR="001C48C9">
        <w:rPr>
          <w:rFonts w:hint="eastAsia"/>
        </w:rPr>
        <w:t>DAX</w:t>
      </w:r>
      <w:r w:rsidR="001C48C9">
        <w:rPr>
          <w:rFonts w:hint="eastAsia"/>
        </w:rPr>
        <w:t>数据集上重复进行了</w:t>
      </w:r>
      <w:r w:rsidR="001C48C9">
        <w:rPr>
          <w:rFonts w:hint="eastAsia"/>
        </w:rPr>
        <w:t>4</w:t>
      </w:r>
      <w:r w:rsidR="001C48C9">
        <w:rPr>
          <w:rFonts w:hint="eastAsia"/>
        </w:rPr>
        <w:t>次训练，将</w:t>
      </w:r>
      <w:r w:rsidR="001C48C9">
        <w:rPr>
          <w:rFonts w:hint="eastAsia"/>
        </w:rPr>
        <w:t>4</w:t>
      </w:r>
      <w:r w:rsidR="001C48C9">
        <w:rPr>
          <w:rFonts w:hint="eastAsia"/>
        </w:rPr>
        <w:t>次训练得到的参数</w:t>
      </w:r>
      <w:r w:rsidR="001C48C9">
        <w:rPr>
          <w:rFonts w:ascii="宋体" w:hAnsi="宋体" w:hint="eastAsia"/>
        </w:rPr>
        <w:t>θ绘图。如</w:t>
      </w:r>
      <w:r>
        <w:rPr>
          <w:rFonts w:ascii="宋体" w:hAnsi="宋体"/>
        </w:rPr>
        <w:fldChar w:fldCharType="begin"/>
      </w:r>
      <w:r>
        <w:rPr>
          <w:rFonts w:ascii="宋体" w:hAnsi="宋体"/>
        </w:rPr>
        <w:instrText xml:space="preserve"> </w:instrText>
      </w:r>
      <w:r>
        <w:rPr>
          <w:rFonts w:ascii="宋体" w:hAnsi="宋体" w:hint="eastAsia"/>
        </w:rPr>
        <w:instrText>REF _Ref484344063 \h</w:instrText>
      </w:r>
      <w:r>
        <w:rPr>
          <w:rFonts w:ascii="宋体" w:hAnsi="宋体"/>
        </w:rPr>
        <w:instrText xml:space="preserve">  \* MERGEFORMAT </w:instrText>
      </w:r>
      <w:r>
        <w:rPr>
          <w:rFonts w:ascii="宋体" w:hAnsi="宋体"/>
        </w:rPr>
      </w:r>
      <w:r>
        <w:rPr>
          <w:rFonts w:ascii="宋体" w:hAnsi="宋体"/>
        </w:rPr>
        <w:fldChar w:fldCharType="separate"/>
      </w:r>
      <w:r w:rsidR="00057756" w:rsidRPr="00057756">
        <w:rPr>
          <w:rFonts w:ascii="宋体" w:hAnsi="宋体" w:hint="eastAsia"/>
        </w:rPr>
        <w:t xml:space="preserve">图 </w:t>
      </w:r>
      <w:r w:rsidR="00057756" w:rsidRPr="00057756">
        <w:rPr>
          <w:rFonts w:ascii="宋体" w:hAnsi="宋体"/>
        </w:rPr>
        <w:t>5.3</w:t>
      </w:r>
      <w:r>
        <w:rPr>
          <w:rFonts w:ascii="宋体" w:hAnsi="宋体"/>
        </w:rPr>
        <w:fldChar w:fldCharType="end"/>
      </w:r>
      <w:r w:rsidR="001C48C9">
        <w:rPr>
          <w:rFonts w:ascii="宋体" w:hAnsi="宋体" w:hint="eastAsia"/>
        </w:rPr>
        <w:t>，横坐标表示θ的维度</w:t>
      </w:r>
      <w:r>
        <w:rPr>
          <w:rFonts w:ascii="宋体" w:hAnsi="宋体" w:hint="eastAsia"/>
        </w:rPr>
        <w:t>（特征ID）</w:t>
      </w:r>
      <w:r w:rsidR="001C48C9">
        <w:rPr>
          <w:rFonts w:ascii="宋体" w:hAnsi="宋体" w:hint="eastAsia"/>
        </w:rPr>
        <w:t>，纵坐标表示θ在该维度上的数值，为了</w:t>
      </w:r>
      <w:r>
        <w:rPr>
          <w:rFonts w:ascii="宋体" w:hAnsi="宋体" w:hint="eastAsia"/>
        </w:rPr>
        <w:t>方便绘图，只取了前100维。可以看出，4次不同的训练得到的参数θ十分接近，说明算法最终收敛到了稳定地结果。</w:t>
      </w:r>
    </w:p>
    <w:p w14:paraId="76DE6D0B" w14:textId="77777777" w:rsidR="003A53CF" w:rsidRDefault="003A53CF" w:rsidP="003A53CF">
      <w:pPr>
        <w:pStyle w:val="3"/>
        <w:spacing w:before="156" w:after="156"/>
        <w:ind w:firstLine="360"/>
      </w:pPr>
      <w:bookmarkStart w:id="627" w:name="_Toc484097136"/>
      <w:r>
        <w:rPr>
          <w:rFonts w:hint="eastAsia"/>
        </w:rPr>
        <w:lastRenderedPageBreak/>
        <w:t>人工神经网络的正确率</w:t>
      </w:r>
      <w:bookmarkEnd w:id="627"/>
    </w:p>
    <w:p w14:paraId="4E0A3203" w14:textId="18878151" w:rsidR="00825B9C" w:rsidRDefault="00825B9C" w:rsidP="00825B9C">
      <w:pPr>
        <w:pStyle w:val="a0"/>
        <w:ind w:firstLine="480"/>
      </w:pPr>
      <w:r>
        <w:rPr>
          <w:rFonts w:hint="eastAsia"/>
        </w:rPr>
        <w:t>按</w:t>
      </w:r>
      <w:r>
        <w:fldChar w:fldCharType="begin"/>
      </w:r>
      <w:r>
        <w:instrText xml:space="preserve"> </w:instrText>
      </w:r>
      <w:r>
        <w:rPr>
          <w:rFonts w:hint="eastAsia"/>
        </w:rPr>
        <w:instrText>REF _Ref483277966 \h</w:instrText>
      </w:r>
      <w:r>
        <w:instrText xml:space="preserve"> </w:instrText>
      </w:r>
      <w:r>
        <w:fldChar w:fldCharType="separate"/>
      </w:r>
      <w:r w:rsidR="00057756">
        <w:rPr>
          <w:rFonts w:hint="eastAsia"/>
        </w:rPr>
        <w:t>表格</w:t>
      </w:r>
      <w:r w:rsidR="00057756">
        <w:rPr>
          <w:rFonts w:hint="eastAsia"/>
        </w:rPr>
        <w:t xml:space="preserve"> </w:t>
      </w:r>
      <w:r w:rsidR="00057756">
        <w:rPr>
          <w:noProof/>
        </w:rPr>
        <w:t>5</w:t>
      </w:r>
      <w:r w:rsidR="00057756">
        <w:t>.</w:t>
      </w:r>
      <w:r w:rsidR="00057756">
        <w:rPr>
          <w:noProof/>
        </w:rPr>
        <w:t>2</w:t>
      </w:r>
      <w:r>
        <w:fldChar w:fldCharType="end"/>
      </w:r>
      <w:r>
        <w:rPr>
          <w:rFonts w:hint="eastAsia"/>
        </w:rPr>
        <w:t>设置可调参数，分别使用两个数据集训练模型并测试。</w:t>
      </w:r>
    </w:p>
    <w:p w14:paraId="782D7008" w14:textId="64C38169" w:rsidR="00825B9C" w:rsidRDefault="00825B9C" w:rsidP="00825B9C">
      <w:pPr>
        <w:pStyle w:val="a5"/>
        <w:keepNext/>
      </w:pPr>
      <w:bookmarkStart w:id="628" w:name="_Ref483277966"/>
      <w:r>
        <w:rPr>
          <w:rFonts w:hint="eastAsia"/>
        </w:rPr>
        <w:t>表格</w:t>
      </w:r>
      <w:r>
        <w:rPr>
          <w:rFonts w:hint="eastAsia"/>
        </w:rPr>
        <w:t xml:space="preserve"> </w:t>
      </w:r>
      <w:r w:rsidR="004909B0">
        <w:fldChar w:fldCharType="begin"/>
      </w:r>
      <w:r w:rsidR="004909B0">
        <w:instrText xml:space="preserve"> </w:instrText>
      </w:r>
      <w:r w:rsidR="004909B0">
        <w:rPr>
          <w:rFonts w:hint="eastAsia"/>
        </w:rPr>
        <w:instrText>STYLEREF 1 \s</w:instrText>
      </w:r>
      <w:r w:rsidR="004909B0">
        <w:instrText xml:space="preserve"> </w:instrText>
      </w:r>
      <w:r w:rsidR="004909B0">
        <w:fldChar w:fldCharType="separate"/>
      </w:r>
      <w:r w:rsidR="00057756">
        <w:rPr>
          <w:noProof/>
        </w:rPr>
        <w:t>5</w:t>
      </w:r>
      <w:r w:rsidR="004909B0">
        <w:fldChar w:fldCharType="end"/>
      </w:r>
      <w:r w:rsidR="004909B0">
        <w:t>.</w:t>
      </w:r>
      <w:r w:rsidR="004909B0">
        <w:fldChar w:fldCharType="begin"/>
      </w:r>
      <w:r w:rsidR="004909B0">
        <w:instrText xml:space="preserve"> </w:instrText>
      </w:r>
      <w:r w:rsidR="004909B0">
        <w:rPr>
          <w:rFonts w:hint="eastAsia"/>
        </w:rPr>
        <w:instrText xml:space="preserve">SEQ </w:instrText>
      </w:r>
      <w:r w:rsidR="004909B0">
        <w:rPr>
          <w:rFonts w:hint="eastAsia"/>
        </w:rPr>
        <w:instrText>表格</w:instrText>
      </w:r>
      <w:r w:rsidR="004909B0">
        <w:rPr>
          <w:rFonts w:hint="eastAsia"/>
        </w:rPr>
        <w:instrText xml:space="preserve"> \* ARABIC \s 1</w:instrText>
      </w:r>
      <w:r w:rsidR="004909B0">
        <w:instrText xml:space="preserve"> </w:instrText>
      </w:r>
      <w:r w:rsidR="004909B0">
        <w:fldChar w:fldCharType="separate"/>
      </w:r>
      <w:r w:rsidR="00057756">
        <w:rPr>
          <w:noProof/>
        </w:rPr>
        <w:t>2</w:t>
      </w:r>
      <w:r w:rsidR="004909B0">
        <w:fldChar w:fldCharType="end"/>
      </w:r>
      <w:bookmarkEnd w:id="628"/>
      <w:r>
        <w:t xml:space="preserve"> </w:t>
      </w:r>
      <w:r>
        <w:rPr>
          <w:rFonts w:hint="eastAsia"/>
        </w:rPr>
        <w:t>人工神经网络参数设置</w:t>
      </w:r>
    </w:p>
    <w:tbl>
      <w:tblPr>
        <w:tblStyle w:val="af4"/>
        <w:tblW w:w="0" w:type="auto"/>
        <w:jc w:val="center"/>
        <w:tblBorders>
          <w:left w:val="none" w:sz="0" w:space="0" w:color="auto"/>
          <w:right w:val="none" w:sz="0" w:space="0" w:color="auto"/>
        </w:tblBorders>
        <w:tblLook w:val="04A0" w:firstRow="1" w:lastRow="0" w:firstColumn="1" w:lastColumn="0" w:noHBand="0" w:noVBand="1"/>
      </w:tblPr>
      <w:tblGrid>
        <w:gridCol w:w="4530"/>
        <w:gridCol w:w="4531"/>
      </w:tblGrid>
      <w:tr w:rsidR="00825B9C" w14:paraId="32BD6B57" w14:textId="77777777" w:rsidTr="00205F37">
        <w:trPr>
          <w:jc w:val="center"/>
        </w:trPr>
        <w:tc>
          <w:tcPr>
            <w:tcW w:w="4530" w:type="dxa"/>
          </w:tcPr>
          <w:p w14:paraId="022FE609" w14:textId="717E7D40" w:rsidR="00825B9C" w:rsidRDefault="00825B9C" w:rsidP="00205F37">
            <w:pPr>
              <w:pStyle w:val="a0"/>
              <w:ind w:firstLineChars="0" w:firstLine="0"/>
              <w:jc w:val="center"/>
            </w:pPr>
            <w:del w:id="629" w:author="Alex Ren" w:date="2017-05-31T19:58:00Z">
              <w:r w:rsidDel="00FE422D">
                <w:rPr>
                  <w:rFonts w:hint="eastAsia"/>
                </w:rPr>
                <w:delText>可调</w:delText>
              </w:r>
            </w:del>
            <w:r>
              <w:rPr>
                <w:rFonts w:hint="eastAsia"/>
              </w:rPr>
              <w:t>参数</w:t>
            </w:r>
            <w:ins w:id="630" w:author="Alex Ren" w:date="2017-05-31T19:58:00Z">
              <w:r w:rsidR="00FE422D">
                <w:rPr>
                  <w:rFonts w:hint="eastAsia"/>
                </w:rPr>
                <w:t>名</w:t>
              </w:r>
            </w:ins>
          </w:p>
        </w:tc>
        <w:tc>
          <w:tcPr>
            <w:tcW w:w="4531" w:type="dxa"/>
          </w:tcPr>
          <w:p w14:paraId="029895F4" w14:textId="1C97F358" w:rsidR="00825B9C" w:rsidRDefault="00FE422D" w:rsidP="00205F37">
            <w:pPr>
              <w:pStyle w:val="a0"/>
              <w:ind w:firstLineChars="0" w:firstLine="0"/>
              <w:jc w:val="center"/>
            </w:pPr>
            <w:ins w:id="631" w:author="Alex Ren" w:date="2017-05-31T19:58:00Z">
              <w:r>
                <w:rPr>
                  <w:rFonts w:hint="eastAsia"/>
                </w:rPr>
                <w:t>取</w:t>
              </w:r>
            </w:ins>
            <w:r w:rsidR="00825B9C">
              <w:rPr>
                <w:rFonts w:hint="eastAsia"/>
              </w:rPr>
              <w:t>值</w:t>
            </w:r>
          </w:p>
        </w:tc>
      </w:tr>
      <w:tr w:rsidR="00825B9C" w14:paraId="53E3B1DB" w14:textId="77777777" w:rsidTr="00205F37">
        <w:trPr>
          <w:jc w:val="center"/>
        </w:trPr>
        <w:tc>
          <w:tcPr>
            <w:tcW w:w="4530" w:type="dxa"/>
          </w:tcPr>
          <w:p w14:paraId="27CBADD6" w14:textId="77777777" w:rsidR="00825B9C" w:rsidRDefault="00825B9C" w:rsidP="00205F37">
            <w:pPr>
              <w:pStyle w:val="a0"/>
              <w:ind w:firstLineChars="0" w:firstLine="0"/>
              <w:jc w:val="center"/>
            </w:pPr>
            <w:r>
              <w:rPr>
                <w:rFonts w:hint="eastAsia"/>
              </w:rPr>
              <w:t>总迭代数</w:t>
            </w:r>
          </w:p>
        </w:tc>
        <w:tc>
          <w:tcPr>
            <w:tcW w:w="4531" w:type="dxa"/>
          </w:tcPr>
          <w:p w14:paraId="4BD8B6A5" w14:textId="77777777" w:rsidR="00825B9C" w:rsidRPr="00DF0B49" w:rsidRDefault="00825B9C" w:rsidP="00205F37">
            <w:pPr>
              <w:pStyle w:val="a0"/>
              <w:ind w:firstLineChars="0" w:firstLine="0"/>
              <w:jc w:val="center"/>
            </w:pPr>
            <w:r>
              <w:t>10000</w:t>
            </w:r>
          </w:p>
        </w:tc>
      </w:tr>
      <w:tr w:rsidR="00825B9C" w14:paraId="47A844B6" w14:textId="77777777" w:rsidTr="00205F37">
        <w:trPr>
          <w:jc w:val="center"/>
        </w:trPr>
        <w:tc>
          <w:tcPr>
            <w:tcW w:w="4530" w:type="dxa"/>
          </w:tcPr>
          <w:p w14:paraId="612AF732" w14:textId="77777777" w:rsidR="00825B9C" w:rsidRPr="00205F37" w:rsidRDefault="00825B9C" w:rsidP="00205F37">
            <w:pPr>
              <w:pStyle w:val="a0"/>
              <w:ind w:firstLineChars="0" w:firstLine="0"/>
              <w:jc w:val="center"/>
            </w:pPr>
            <m:oMathPara>
              <m:oMathParaPr>
                <m:jc m:val="center"/>
              </m:oMathParaPr>
              <m:oMath>
                <m:r>
                  <w:rPr>
                    <w:rFonts w:ascii="Cambria Math" w:hAnsi="Cambria Math"/>
                  </w:rPr>
                  <m:t>η</m:t>
                </m:r>
              </m:oMath>
            </m:oMathPara>
          </w:p>
        </w:tc>
        <w:tc>
          <w:tcPr>
            <w:tcW w:w="4531" w:type="dxa"/>
          </w:tcPr>
          <w:p w14:paraId="485A34CC" w14:textId="77777777" w:rsidR="00825B9C" w:rsidRDefault="00825B9C" w:rsidP="00205F37">
            <w:pPr>
              <w:pStyle w:val="a0"/>
              <w:ind w:firstLineChars="0" w:firstLine="0"/>
              <w:jc w:val="center"/>
            </w:pPr>
            <w:r>
              <w:t>0.01</w:t>
            </w:r>
          </w:p>
        </w:tc>
      </w:tr>
      <w:tr w:rsidR="00825B9C" w14:paraId="157EA4EF" w14:textId="77777777" w:rsidTr="00205F37">
        <w:trPr>
          <w:jc w:val="center"/>
        </w:trPr>
        <w:tc>
          <w:tcPr>
            <w:tcW w:w="4530" w:type="dxa"/>
          </w:tcPr>
          <w:p w14:paraId="1D60C25A" w14:textId="77777777" w:rsidR="00825B9C" w:rsidRDefault="00825B9C" w:rsidP="00205F37">
            <w:pPr>
              <w:pStyle w:val="a0"/>
              <w:ind w:firstLineChars="0" w:firstLine="0"/>
              <w:jc w:val="center"/>
            </w:pPr>
            <w:r>
              <w:rPr>
                <w:rFonts w:hint="eastAsia"/>
              </w:rPr>
              <w:t>隐层数</w:t>
            </w:r>
          </w:p>
        </w:tc>
        <w:tc>
          <w:tcPr>
            <w:tcW w:w="4531" w:type="dxa"/>
          </w:tcPr>
          <w:p w14:paraId="240CAE12" w14:textId="77777777" w:rsidR="00825B9C" w:rsidRDefault="00825B9C" w:rsidP="00205F37">
            <w:pPr>
              <w:pStyle w:val="a0"/>
              <w:ind w:firstLineChars="0" w:firstLine="0"/>
              <w:jc w:val="center"/>
            </w:pPr>
            <w:r>
              <w:t>1</w:t>
            </w:r>
          </w:p>
        </w:tc>
      </w:tr>
      <w:tr w:rsidR="00825B9C" w14:paraId="7B4EAFCE" w14:textId="77777777" w:rsidTr="00205F37">
        <w:trPr>
          <w:jc w:val="center"/>
        </w:trPr>
        <w:tc>
          <w:tcPr>
            <w:tcW w:w="4530" w:type="dxa"/>
          </w:tcPr>
          <w:p w14:paraId="368A27BC" w14:textId="77777777" w:rsidR="00825B9C" w:rsidRDefault="00825B9C" w:rsidP="00205F37">
            <w:pPr>
              <w:pStyle w:val="a0"/>
              <w:ind w:firstLineChars="0" w:firstLine="0"/>
              <w:jc w:val="center"/>
            </w:pPr>
            <w:r>
              <w:rPr>
                <w:rFonts w:hint="eastAsia"/>
              </w:rPr>
              <w:t>隐层神经元数</w:t>
            </w:r>
          </w:p>
        </w:tc>
        <w:tc>
          <w:tcPr>
            <w:tcW w:w="4531" w:type="dxa"/>
          </w:tcPr>
          <w:p w14:paraId="6D233900" w14:textId="77777777" w:rsidR="00825B9C" w:rsidRDefault="00825B9C" w:rsidP="00205F37">
            <w:pPr>
              <w:pStyle w:val="a0"/>
              <w:ind w:firstLineChars="0" w:firstLine="0"/>
              <w:jc w:val="center"/>
            </w:pPr>
            <w:r>
              <w:t>8</w:t>
            </w:r>
          </w:p>
        </w:tc>
      </w:tr>
    </w:tbl>
    <w:p w14:paraId="14BB66F4" w14:textId="42617303" w:rsidR="00825B9C" w:rsidRPr="0013351B" w:rsidRDefault="00426C21" w:rsidP="00825B9C">
      <w:pPr>
        <w:pStyle w:val="a0"/>
        <w:ind w:firstLine="480"/>
      </w:pPr>
      <w:r>
        <w:rPr>
          <w:noProof/>
        </w:rPr>
        <mc:AlternateContent>
          <mc:Choice Requires="wps">
            <w:drawing>
              <wp:anchor distT="0" distB="0" distL="114300" distR="114300" simplePos="0" relativeHeight="251691008" behindDoc="0" locked="0" layoutInCell="1" allowOverlap="1" wp14:anchorId="14F7FC4D" wp14:editId="0896C674">
                <wp:simplePos x="0" y="0"/>
                <wp:positionH relativeFrom="page">
                  <wp:align>center</wp:align>
                </wp:positionH>
                <wp:positionV relativeFrom="paragraph">
                  <wp:posOffset>1101090</wp:posOffset>
                </wp:positionV>
                <wp:extent cx="3710940" cy="274320"/>
                <wp:effectExtent l="0" t="0" r="3810" b="0"/>
                <wp:wrapTopAndBottom/>
                <wp:docPr id="27" name="文本框 27"/>
                <wp:cNvGraphicFramePr/>
                <a:graphic xmlns:a="http://schemas.openxmlformats.org/drawingml/2006/main">
                  <a:graphicData uri="http://schemas.microsoft.com/office/word/2010/wordprocessingShape">
                    <wps:wsp>
                      <wps:cNvSpPr txBox="1"/>
                      <wps:spPr>
                        <a:xfrm>
                          <a:off x="0" y="0"/>
                          <a:ext cx="3710940" cy="274320"/>
                        </a:xfrm>
                        <a:prstGeom prst="rect">
                          <a:avLst/>
                        </a:prstGeom>
                        <a:solidFill>
                          <a:prstClr val="white"/>
                        </a:solidFill>
                        <a:ln>
                          <a:noFill/>
                        </a:ln>
                      </wps:spPr>
                      <wps:txbx>
                        <w:txbxContent>
                          <w:p w14:paraId="518645F1" w14:textId="131EA631" w:rsidR="00235C74" w:rsidRPr="00C526FF" w:rsidRDefault="00235C74" w:rsidP="00825B9C">
                            <w:pPr>
                              <w:pStyle w:val="a5"/>
                              <w:rPr>
                                <w:b w:val="0"/>
                                <w:sz w:val="21"/>
                                <w:szCs w:val="21"/>
                              </w:rPr>
                            </w:pPr>
                            <w:bookmarkStart w:id="632" w:name="_Ref483278357"/>
                            <w:bookmarkStart w:id="633" w:name="_Ref483278333"/>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4</w:t>
                            </w:r>
                            <w:r>
                              <w:rPr>
                                <w:b w:val="0"/>
                                <w:sz w:val="21"/>
                                <w:szCs w:val="21"/>
                              </w:rPr>
                              <w:fldChar w:fldCharType="end"/>
                            </w:r>
                            <w:bookmarkEnd w:id="632"/>
                            <w:r w:rsidRPr="00C526FF">
                              <w:rPr>
                                <w:b w:val="0"/>
                                <w:sz w:val="21"/>
                                <w:szCs w:val="21"/>
                              </w:rPr>
                              <w:t xml:space="preserve"> </w:t>
                            </w:r>
                            <w:r w:rsidRPr="00C526FF">
                              <w:rPr>
                                <w:rFonts w:hint="eastAsia"/>
                                <w:b w:val="0"/>
                                <w:sz w:val="21"/>
                                <w:szCs w:val="21"/>
                              </w:rPr>
                              <w:t>人工神经网络</w:t>
                            </w:r>
                            <w:r w:rsidRPr="00C526FF">
                              <w:rPr>
                                <w:b w:val="0"/>
                                <w:sz w:val="21"/>
                                <w:szCs w:val="21"/>
                              </w:rPr>
                              <w:t>DAX</w:t>
                            </w:r>
                            <w:r w:rsidRPr="00C526FF">
                              <w:rPr>
                                <w:b w:val="0"/>
                                <w:sz w:val="21"/>
                                <w:szCs w:val="21"/>
                              </w:rPr>
                              <w:t>测试结果</w:t>
                            </w:r>
                            <w:bookmarkEnd w:id="6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7FC4D" id="文本框 27" o:spid="_x0000_s1045" type="#_x0000_t202" style="position:absolute;left:0;text-align:left;margin-left:0;margin-top:86.7pt;width:292.2pt;height:21.6pt;z-index:251691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" stroked="f">
                <v:textbox style="mso-fit-shape-to-text:t" inset="0,0,0,0">
                  <w:txbxContent>
                    <w:p w14:paraId="518645F1" w14:textId="131EA631" w:rsidR="00235C74" w:rsidRPr="00C526FF" w:rsidRDefault="00235C74" w:rsidP="00825B9C">
                      <w:pPr>
                        <w:pStyle w:val="a5"/>
                        <w:rPr>
                          <w:b w:val="0"/>
                          <w:sz w:val="21"/>
                          <w:szCs w:val="21"/>
                        </w:rPr>
                      </w:pPr>
                      <w:bookmarkStart w:id="634" w:name="_Ref483278357"/>
                      <w:bookmarkStart w:id="635" w:name="_Ref483278333"/>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4</w:t>
                      </w:r>
                      <w:r>
                        <w:rPr>
                          <w:b w:val="0"/>
                          <w:sz w:val="21"/>
                          <w:szCs w:val="21"/>
                        </w:rPr>
                        <w:fldChar w:fldCharType="end"/>
                      </w:r>
                      <w:bookmarkEnd w:id="634"/>
                      <w:r w:rsidRPr="00C526FF">
                        <w:rPr>
                          <w:b w:val="0"/>
                          <w:sz w:val="21"/>
                          <w:szCs w:val="21"/>
                        </w:rPr>
                        <w:t xml:space="preserve"> </w:t>
                      </w:r>
                      <w:r w:rsidRPr="00C526FF">
                        <w:rPr>
                          <w:rFonts w:hint="eastAsia"/>
                          <w:b w:val="0"/>
                          <w:sz w:val="21"/>
                          <w:szCs w:val="21"/>
                        </w:rPr>
                        <w:t>人工神经网络</w:t>
                      </w:r>
                      <w:r w:rsidRPr="00C526FF">
                        <w:rPr>
                          <w:b w:val="0"/>
                          <w:sz w:val="21"/>
                          <w:szCs w:val="21"/>
                        </w:rPr>
                        <w:t>DAX</w:t>
                      </w:r>
                      <w:r w:rsidRPr="00C526FF">
                        <w:rPr>
                          <w:b w:val="0"/>
                          <w:sz w:val="21"/>
                          <w:szCs w:val="21"/>
                        </w:rPr>
                        <w:t>测试结果</w:t>
                      </w:r>
                      <w:bookmarkEnd w:id="635"/>
                    </w:p>
                  </w:txbxContent>
                </v:textbox>
                <w10:wrap type="topAndBottom" anchorx="page"/>
              </v:shape>
            </w:pict>
          </mc:Fallback>
        </mc:AlternateContent>
      </w:r>
      <w:r w:rsidRPr="00825B9C">
        <w:rPr>
          <w:noProof/>
        </w:rPr>
        <w:drawing>
          <wp:anchor distT="0" distB="0" distL="114300" distR="114300" simplePos="0" relativeHeight="251687936" behindDoc="0" locked="0" layoutInCell="1" allowOverlap="1" wp14:anchorId="1B4817A0" wp14:editId="37BF138B">
            <wp:simplePos x="0" y="0"/>
            <wp:positionH relativeFrom="page">
              <wp:align>center</wp:align>
            </wp:positionH>
            <wp:positionV relativeFrom="paragraph">
              <wp:posOffset>792480</wp:posOffset>
            </wp:positionV>
            <wp:extent cx="3710940" cy="220980"/>
            <wp:effectExtent l="190500" t="190500" r="194310" b="198120"/>
            <wp:wrapTopAndBottom/>
            <wp:docPr id="25" name="图片 25" descr="C:\Users\SyW\AppData\Local\Temp\14954857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W\AppData\Local\Temp\149548577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0940" cy="220980"/>
                    </a:xfrm>
                    <a:prstGeom prst="rect">
                      <a:avLst/>
                    </a:prstGeom>
                    <a:ln>
                      <a:noFill/>
                    </a:ln>
                    <a:effectLst>
                      <a:outerShdw blurRad="190500" algn="tl" rotWithShape="0">
                        <a:srgbClr val="000000">
                          <a:alpha val="70000"/>
                        </a:srgbClr>
                      </a:outerShdw>
                    </a:effectLst>
                  </pic:spPr>
                </pic:pic>
              </a:graphicData>
            </a:graphic>
          </wp:anchor>
        </w:drawing>
      </w:r>
      <w:r w:rsidR="00825B9C">
        <w:rPr>
          <w:rFonts w:hint="eastAsia"/>
        </w:rPr>
        <w:t>如</w:t>
      </w:r>
      <w:r w:rsidR="00230711">
        <w:fldChar w:fldCharType="begin"/>
      </w:r>
      <w:r w:rsidR="00230711">
        <w:instrText xml:space="preserve"> </w:instrText>
      </w:r>
      <w:r w:rsidR="00230711">
        <w:rPr>
          <w:rFonts w:hint="eastAsia"/>
        </w:rPr>
        <w:instrText>REF _Ref483278357 \h</w:instrText>
      </w:r>
      <w:r w:rsidR="00230711">
        <w:instrText xml:space="preserve"> </w:instrText>
      </w:r>
      <w:r w:rsidR="00396A1A">
        <w:instrText xml:space="preserve"> \* MERGEFORMAT </w:instrText>
      </w:r>
      <w:r w:rsidR="00230711">
        <w:fldChar w:fldCharType="separate"/>
      </w:r>
      <w:r w:rsidR="00057756" w:rsidRPr="00057756">
        <w:rPr>
          <w:rFonts w:hint="eastAsia"/>
        </w:rPr>
        <w:t>图</w:t>
      </w:r>
      <w:r w:rsidR="00057756" w:rsidRPr="00057756">
        <w:rPr>
          <w:rFonts w:hint="eastAsia"/>
        </w:rPr>
        <w:t xml:space="preserve"> </w:t>
      </w:r>
      <w:r w:rsidR="00057756" w:rsidRPr="00057756">
        <w:t>5.4</w:t>
      </w:r>
      <w:r w:rsidR="00230711">
        <w:fldChar w:fldCharType="end"/>
      </w:r>
      <w:r w:rsidR="00825B9C">
        <w:rPr>
          <w:rFonts w:hint="eastAsia"/>
        </w:rPr>
        <w:t>，算法在</w:t>
      </w:r>
      <w:r w:rsidR="00825B9C">
        <w:rPr>
          <w:rFonts w:hint="eastAsia"/>
        </w:rPr>
        <w:t>DAX</w:t>
      </w:r>
      <w:r w:rsidR="00825B9C">
        <w:rPr>
          <w:rFonts w:hint="eastAsia"/>
        </w:rPr>
        <w:t>数据集上测试了</w:t>
      </w:r>
      <w:r w:rsidR="00825B9C">
        <w:rPr>
          <w:rFonts w:hint="eastAsia"/>
        </w:rPr>
        <w:t>104</w:t>
      </w:r>
      <w:r w:rsidR="00825B9C">
        <w:rPr>
          <w:rFonts w:hint="eastAsia"/>
        </w:rPr>
        <w:t>个数据点，其中预测正确</w:t>
      </w:r>
      <w:r w:rsidR="00825B9C">
        <w:t>59</w:t>
      </w:r>
      <w:r w:rsidR="00825B9C">
        <w:rPr>
          <w:rFonts w:hint="eastAsia"/>
        </w:rPr>
        <w:t>个，正确率为</w:t>
      </w:r>
      <w:r w:rsidR="00825B9C">
        <w:t>56.7308</w:t>
      </w:r>
      <w:r w:rsidR="00825B9C">
        <w:rPr>
          <w:rFonts w:hint="eastAsia"/>
        </w:rPr>
        <w:t>%</w:t>
      </w:r>
      <w:r w:rsidR="00825B9C">
        <w:rPr>
          <w:rFonts w:hint="eastAsia"/>
        </w:rPr>
        <w:t>。</w:t>
      </w:r>
    </w:p>
    <w:p w14:paraId="74694E84" w14:textId="31D2C1F0" w:rsidR="00825B9C" w:rsidRPr="00E10734" w:rsidRDefault="00825B9C" w:rsidP="00825B9C">
      <w:pPr>
        <w:pStyle w:val="a0"/>
        <w:ind w:firstLine="480"/>
      </w:pPr>
      <w:r>
        <w:rPr>
          <w:rFonts w:hint="eastAsia"/>
        </w:rPr>
        <w:t>如</w:t>
      </w:r>
      <w:r w:rsidR="00230711">
        <w:fldChar w:fldCharType="begin"/>
      </w:r>
      <w:r w:rsidR="00230711">
        <w:instrText xml:space="preserve"> REF _Ref483278343 \h </w:instrText>
      </w:r>
      <w:r w:rsidR="00396A1A">
        <w:instrText xml:space="preserve"> \* MERGEFORMAT </w:instrText>
      </w:r>
      <w:r w:rsidR="00230711">
        <w:fldChar w:fldCharType="separate"/>
      </w:r>
      <w:r w:rsidR="00057756" w:rsidRPr="00057756">
        <w:rPr>
          <w:rFonts w:hint="eastAsia"/>
        </w:rPr>
        <w:t>图</w:t>
      </w:r>
      <w:r w:rsidR="00057756" w:rsidRPr="00057756">
        <w:rPr>
          <w:rFonts w:hint="eastAsia"/>
        </w:rPr>
        <w:t xml:space="preserve"> </w:t>
      </w:r>
      <w:r w:rsidR="00057756" w:rsidRPr="00057756">
        <w:t>5.5</w:t>
      </w:r>
      <w:r w:rsidR="00230711">
        <w:fldChar w:fldCharType="end"/>
      </w:r>
      <w:r>
        <w:rPr>
          <w:rFonts w:hint="eastAsia"/>
        </w:rPr>
        <w:t>，算法在</w:t>
      </w:r>
      <w:r>
        <w:rPr>
          <w:rFonts w:hint="eastAsia"/>
        </w:rPr>
        <w:t>GLD</w:t>
      </w:r>
      <w:r>
        <w:rPr>
          <w:rFonts w:hint="eastAsia"/>
        </w:rPr>
        <w:t>数据集上测试了</w:t>
      </w:r>
      <w:r>
        <w:rPr>
          <w:rFonts w:hint="eastAsia"/>
        </w:rPr>
        <w:t>117</w:t>
      </w:r>
      <w:r>
        <w:rPr>
          <w:rFonts w:hint="eastAsia"/>
        </w:rPr>
        <w:t>个数据点，其中预测正确</w:t>
      </w:r>
      <w:r>
        <w:t>77</w:t>
      </w:r>
      <w:r>
        <w:rPr>
          <w:rFonts w:hint="eastAsia"/>
        </w:rPr>
        <w:t>个，正确率为</w:t>
      </w:r>
      <w:r>
        <w:rPr>
          <w:rFonts w:hint="eastAsia"/>
        </w:rPr>
        <w:t>6</w:t>
      </w:r>
      <w:r>
        <w:t>5.8120</w:t>
      </w:r>
      <w:r>
        <w:rPr>
          <w:rFonts w:hint="eastAsia"/>
        </w:rPr>
        <w:t>%</w:t>
      </w:r>
      <w:r>
        <w:rPr>
          <w:rFonts w:hint="eastAsia"/>
        </w:rPr>
        <w:t>。</w:t>
      </w:r>
    </w:p>
    <w:p w14:paraId="2B5451D4" w14:textId="77777777" w:rsidR="003A53CF" w:rsidRDefault="00426C21" w:rsidP="003A53CF">
      <w:pPr>
        <w:pStyle w:val="3"/>
        <w:spacing w:before="156" w:after="156"/>
        <w:ind w:firstLine="360"/>
      </w:pPr>
      <w:bookmarkStart w:id="636" w:name="_Toc484097137"/>
      <w:r>
        <w:rPr>
          <w:noProof/>
        </w:rPr>
        <mc:AlternateContent>
          <mc:Choice Requires="wps">
            <w:drawing>
              <wp:anchor distT="0" distB="0" distL="114300" distR="114300" simplePos="0" relativeHeight="251693056" behindDoc="0" locked="0" layoutInCell="1" allowOverlap="1" wp14:anchorId="385D7ABD" wp14:editId="753A63D2">
                <wp:simplePos x="0" y="0"/>
                <wp:positionH relativeFrom="page">
                  <wp:align>center</wp:align>
                </wp:positionH>
                <wp:positionV relativeFrom="paragraph">
                  <wp:posOffset>506730</wp:posOffset>
                </wp:positionV>
                <wp:extent cx="3680460" cy="274320"/>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3680460" cy="274320"/>
                        </a:xfrm>
                        <a:prstGeom prst="rect">
                          <a:avLst/>
                        </a:prstGeom>
                        <a:solidFill>
                          <a:prstClr val="white"/>
                        </a:solidFill>
                        <a:ln>
                          <a:noFill/>
                        </a:ln>
                      </wps:spPr>
                      <wps:txbx>
                        <w:txbxContent>
                          <w:p w14:paraId="605CA572" w14:textId="6D395510" w:rsidR="00235C74" w:rsidRPr="00C526FF" w:rsidRDefault="00235C74" w:rsidP="00825B9C">
                            <w:pPr>
                              <w:pStyle w:val="a5"/>
                              <w:rPr>
                                <w:b w:val="0"/>
                                <w:sz w:val="21"/>
                                <w:szCs w:val="21"/>
                              </w:rPr>
                            </w:pPr>
                            <w:bookmarkStart w:id="637" w:name="_Ref483278343"/>
                            <w:bookmarkStart w:id="638" w:name="_Ref483278339"/>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bookmarkEnd w:id="637"/>
                            <w:r w:rsidRPr="00C526FF">
                              <w:rPr>
                                <w:b w:val="0"/>
                                <w:sz w:val="21"/>
                                <w:szCs w:val="21"/>
                              </w:rPr>
                              <w:t xml:space="preserve"> </w:t>
                            </w:r>
                            <w:r w:rsidRPr="00C526FF">
                              <w:rPr>
                                <w:rFonts w:hint="eastAsia"/>
                                <w:b w:val="0"/>
                                <w:sz w:val="21"/>
                                <w:szCs w:val="21"/>
                              </w:rPr>
                              <w:t>人工神经网络</w:t>
                            </w:r>
                            <w:r w:rsidRPr="00C526FF">
                              <w:rPr>
                                <w:b w:val="0"/>
                                <w:sz w:val="21"/>
                                <w:szCs w:val="21"/>
                              </w:rPr>
                              <w:t>GLD</w:t>
                            </w:r>
                            <w:r w:rsidRPr="00C526FF">
                              <w:rPr>
                                <w:b w:val="0"/>
                                <w:sz w:val="21"/>
                                <w:szCs w:val="21"/>
                              </w:rPr>
                              <w:t>测试结果</w:t>
                            </w:r>
                            <w:bookmarkEnd w:id="6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D7ABD" id="文本框 28" o:spid="_x0000_s1046" type="#_x0000_t202" style="position:absolute;left:0;text-align:left;margin-left:0;margin-top:39.9pt;width:289.8pt;height:21.6pt;z-index:251693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" stroked="f">
                <v:textbox style="mso-fit-shape-to-text:t" inset="0,0,0,0">
                  <w:txbxContent>
                    <w:p w14:paraId="605CA572" w14:textId="6D395510" w:rsidR="00235C74" w:rsidRPr="00C526FF" w:rsidRDefault="00235C74" w:rsidP="00825B9C">
                      <w:pPr>
                        <w:pStyle w:val="a5"/>
                        <w:rPr>
                          <w:b w:val="0"/>
                          <w:sz w:val="21"/>
                          <w:szCs w:val="21"/>
                        </w:rPr>
                      </w:pPr>
                      <w:bookmarkStart w:id="639" w:name="_Ref483278343"/>
                      <w:bookmarkStart w:id="640" w:name="_Ref483278339"/>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bookmarkEnd w:id="639"/>
                      <w:r w:rsidRPr="00C526FF">
                        <w:rPr>
                          <w:b w:val="0"/>
                          <w:sz w:val="21"/>
                          <w:szCs w:val="21"/>
                        </w:rPr>
                        <w:t xml:space="preserve"> </w:t>
                      </w:r>
                      <w:r w:rsidRPr="00C526FF">
                        <w:rPr>
                          <w:rFonts w:hint="eastAsia"/>
                          <w:b w:val="0"/>
                          <w:sz w:val="21"/>
                          <w:szCs w:val="21"/>
                        </w:rPr>
                        <w:t>人工神经网络</w:t>
                      </w:r>
                      <w:r w:rsidRPr="00C526FF">
                        <w:rPr>
                          <w:b w:val="0"/>
                          <w:sz w:val="21"/>
                          <w:szCs w:val="21"/>
                        </w:rPr>
                        <w:t>GLD</w:t>
                      </w:r>
                      <w:r w:rsidRPr="00C526FF">
                        <w:rPr>
                          <w:b w:val="0"/>
                          <w:sz w:val="21"/>
                          <w:szCs w:val="21"/>
                        </w:rPr>
                        <w:t>测试结果</w:t>
                      </w:r>
                      <w:bookmarkEnd w:id="640"/>
                    </w:p>
                  </w:txbxContent>
                </v:textbox>
                <w10:wrap type="topAndBottom" anchorx="page"/>
              </v:shape>
            </w:pict>
          </mc:Fallback>
        </mc:AlternateContent>
      </w:r>
      <w:r w:rsidRPr="00825B9C">
        <w:rPr>
          <w:noProof/>
        </w:rPr>
        <w:drawing>
          <wp:anchor distT="0" distB="0" distL="114300" distR="114300" simplePos="0" relativeHeight="251688960" behindDoc="0" locked="0" layoutInCell="1" allowOverlap="1" wp14:anchorId="5C147436" wp14:editId="17BB1E73">
            <wp:simplePos x="0" y="0"/>
            <wp:positionH relativeFrom="page">
              <wp:align>center</wp:align>
            </wp:positionH>
            <wp:positionV relativeFrom="paragraph">
              <wp:posOffset>190500</wp:posOffset>
            </wp:positionV>
            <wp:extent cx="3680460" cy="236220"/>
            <wp:effectExtent l="190500" t="190500" r="186690" b="182880"/>
            <wp:wrapTopAndBottom/>
            <wp:docPr id="26" name="图片 26" descr="C:\Users\SyW\AppData\Local\Temp\14954860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W\AppData\Local\Temp\149548605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0460" cy="236220"/>
                    </a:xfrm>
                    <a:prstGeom prst="rect">
                      <a:avLst/>
                    </a:prstGeom>
                    <a:ln>
                      <a:noFill/>
                    </a:ln>
                    <a:effectLst>
                      <a:outerShdw blurRad="190500" algn="tl" rotWithShape="0">
                        <a:srgbClr val="000000">
                          <a:alpha val="70000"/>
                        </a:srgbClr>
                      </a:outerShdw>
                    </a:effectLst>
                  </pic:spPr>
                </pic:pic>
              </a:graphicData>
            </a:graphic>
          </wp:anchor>
        </w:drawing>
      </w:r>
      <w:r w:rsidR="003A53CF">
        <w:rPr>
          <w:rFonts w:hint="eastAsia"/>
        </w:rPr>
        <w:t>遗传算法和人工神经网络正确率的对比</w:t>
      </w:r>
      <w:bookmarkEnd w:id="636"/>
    </w:p>
    <w:p w14:paraId="5CD3FC31" w14:textId="3E655CBC" w:rsidR="00737FAD" w:rsidRDefault="00737FAD" w:rsidP="00737FAD">
      <w:pPr>
        <w:pStyle w:val="a0"/>
        <w:ind w:firstLine="480"/>
      </w:pPr>
      <w:r>
        <w:rPr>
          <w:rFonts w:hint="eastAsia"/>
        </w:rPr>
        <w:t>两种算法在两个</w:t>
      </w:r>
      <w:r w:rsidR="000D5DC3">
        <w:rPr>
          <w:rFonts w:hint="eastAsia"/>
        </w:rPr>
        <w:t>测试</w:t>
      </w:r>
      <w:r>
        <w:rPr>
          <w:rFonts w:hint="eastAsia"/>
        </w:rPr>
        <w:t>集上的正确率对比见</w:t>
      </w:r>
      <w:r w:rsidR="004909B0">
        <w:fldChar w:fldCharType="begin"/>
      </w:r>
      <w:r w:rsidR="004909B0">
        <w:instrText xml:space="preserve"> </w:instrText>
      </w:r>
      <w:r w:rsidR="004909B0">
        <w:rPr>
          <w:rFonts w:hint="eastAsia"/>
        </w:rPr>
        <w:instrText>REF _Ref483279921 \h</w:instrText>
      </w:r>
      <w:r w:rsidR="004909B0">
        <w:instrText xml:space="preserve"> </w:instrText>
      </w:r>
      <w:r w:rsidR="004909B0">
        <w:fldChar w:fldCharType="separate"/>
      </w:r>
      <w:r w:rsidR="00057756">
        <w:rPr>
          <w:rFonts w:hint="eastAsia"/>
        </w:rPr>
        <w:t>表格</w:t>
      </w:r>
      <w:r w:rsidR="00057756">
        <w:rPr>
          <w:rFonts w:hint="eastAsia"/>
        </w:rPr>
        <w:t xml:space="preserve"> </w:t>
      </w:r>
      <w:r w:rsidR="00057756">
        <w:rPr>
          <w:noProof/>
        </w:rPr>
        <w:t>5</w:t>
      </w:r>
      <w:r w:rsidR="00057756">
        <w:t>.</w:t>
      </w:r>
      <w:r w:rsidR="00057756">
        <w:rPr>
          <w:noProof/>
        </w:rPr>
        <w:t>3</w:t>
      </w:r>
      <w:r w:rsidR="004909B0">
        <w:fldChar w:fldCharType="end"/>
      </w:r>
      <w:r>
        <w:rPr>
          <w:rFonts w:hint="eastAsia"/>
        </w:rPr>
        <w:t>。</w:t>
      </w:r>
    </w:p>
    <w:p w14:paraId="4B7EDD42" w14:textId="41494955" w:rsidR="004909B0" w:rsidRDefault="004909B0" w:rsidP="004909B0">
      <w:pPr>
        <w:pStyle w:val="a5"/>
        <w:keepNext/>
      </w:pPr>
      <w:bookmarkStart w:id="641" w:name="_Ref48327992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57756">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057756">
        <w:rPr>
          <w:noProof/>
        </w:rPr>
        <w:t>3</w:t>
      </w:r>
      <w:r>
        <w:fldChar w:fldCharType="end"/>
      </w:r>
      <w:bookmarkEnd w:id="641"/>
      <w:r>
        <w:t xml:space="preserve"> </w:t>
      </w:r>
      <w:r>
        <w:rPr>
          <w:rFonts w:hint="eastAsia"/>
        </w:rPr>
        <w:t>算法正确率</w:t>
      </w:r>
    </w:p>
    <w:tbl>
      <w:tblPr>
        <w:tblStyle w:val="af4"/>
        <w:tblW w:w="0" w:type="auto"/>
        <w:tblBorders>
          <w:left w:val="none" w:sz="0" w:space="0" w:color="auto"/>
          <w:right w:val="none" w:sz="0" w:space="0" w:color="auto"/>
        </w:tblBorders>
        <w:tblLook w:val="04A0" w:firstRow="1" w:lastRow="0" w:firstColumn="1" w:lastColumn="0" w:noHBand="0" w:noVBand="1"/>
      </w:tblPr>
      <w:tblGrid>
        <w:gridCol w:w="3020"/>
        <w:gridCol w:w="3020"/>
        <w:gridCol w:w="3021"/>
      </w:tblGrid>
      <w:tr w:rsidR="00413DAF" w14:paraId="14BD234F" w14:textId="77777777" w:rsidTr="00205F37">
        <w:tc>
          <w:tcPr>
            <w:tcW w:w="3020" w:type="dxa"/>
          </w:tcPr>
          <w:p w14:paraId="5CFB17AC" w14:textId="063A3838" w:rsidR="00413DAF" w:rsidRDefault="00413DAF" w:rsidP="00205F37">
            <w:pPr>
              <w:pStyle w:val="a0"/>
              <w:ind w:firstLineChars="0" w:firstLine="0"/>
              <w:jc w:val="center"/>
            </w:pPr>
          </w:p>
        </w:tc>
        <w:tc>
          <w:tcPr>
            <w:tcW w:w="3020" w:type="dxa"/>
          </w:tcPr>
          <w:p w14:paraId="27C81480" w14:textId="18154531" w:rsidR="00413DAF" w:rsidRDefault="00413DAF" w:rsidP="00205F37">
            <w:pPr>
              <w:pStyle w:val="a0"/>
              <w:ind w:firstLineChars="0" w:firstLine="0"/>
              <w:jc w:val="center"/>
            </w:pPr>
            <w:r>
              <w:rPr>
                <w:rFonts w:hint="eastAsia"/>
              </w:rPr>
              <w:t>DAX</w:t>
            </w:r>
          </w:p>
        </w:tc>
        <w:tc>
          <w:tcPr>
            <w:tcW w:w="3021" w:type="dxa"/>
          </w:tcPr>
          <w:p w14:paraId="41C7455F" w14:textId="49241508" w:rsidR="00413DAF" w:rsidRDefault="00413DAF" w:rsidP="00205F37">
            <w:pPr>
              <w:pStyle w:val="a0"/>
              <w:ind w:firstLineChars="0" w:firstLine="0"/>
              <w:jc w:val="center"/>
            </w:pPr>
            <w:r>
              <w:rPr>
                <w:rFonts w:hint="eastAsia"/>
              </w:rPr>
              <w:t>GLD</w:t>
            </w:r>
          </w:p>
        </w:tc>
      </w:tr>
      <w:tr w:rsidR="00413DAF" w14:paraId="4BE93740" w14:textId="77777777" w:rsidTr="00205F37">
        <w:tc>
          <w:tcPr>
            <w:tcW w:w="3020" w:type="dxa"/>
          </w:tcPr>
          <w:p w14:paraId="3700405A" w14:textId="77777777" w:rsidR="00413DAF" w:rsidRDefault="00413DAF" w:rsidP="00205F37">
            <w:pPr>
              <w:pStyle w:val="a0"/>
              <w:ind w:firstLineChars="0" w:firstLine="0"/>
              <w:jc w:val="center"/>
            </w:pPr>
            <w:r>
              <w:rPr>
                <w:rFonts w:hint="eastAsia"/>
              </w:rPr>
              <w:t>遗传算法</w:t>
            </w:r>
          </w:p>
        </w:tc>
        <w:tc>
          <w:tcPr>
            <w:tcW w:w="3020" w:type="dxa"/>
          </w:tcPr>
          <w:p w14:paraId="1FB18E72" w14:textId="77777777" w:rsidR="00413DAF" w:rsidRDefault="00413DAF" w:rsidP="00205F37">
            <w:pPr>
              <w:pStyle w:val="a0"/>
              <w:ind w:firstLineChars="0" w:firstLine="0"/>
              <w:jc w:val="center"/>
            </w:pPr>
            <w:r>
              <w:rPr>
                <w:rFonts w:hint="eastAsia"/>
              </w:rPr>
              <w:t>63.4615%</w:t>
            </w:r>
          </w:p>
        </w:tc>
        <w:tc>
          <w:tcPr>
            <w:tcW w:w="3021" w:type="dxa"/>
          </w:tcPr>
          <w:p w14:paraId="79B26568" w14:textId="77777777" w:rsidR="00413DAF" w:rsidRDefault="00413DAF" w:rsidP="00205F37">
            <w:pPr>
              <w:pStyle w:val="a0"/>
              <w:ind w:firstLineChars="0" w:firstLine="0"/>
              <w:jc w:val="center"/>
            </w:pPr>
            <w:r>
              <w:rPr>
                <w:rFonts w:hint="eastAsia"/>
              </w:rPr>
              <w:t>67.5214%</w:t>
            </w:r>
          </w:p>
        </w:tc>
      </w:tr>
      <w:tr w:rsidR="00413DAF" w14:paraId="06324B26" w14:textId="77777777" w:rsidTr="00205F37">
        <w:tc>
          <w:tcPr>
            <w:tcW w:w="3020" w:type="dxa"/>
          </w:tcPr>
          <w:p w14:paraId="4CF95E74" w14:textId="77777777" w:rsidR="00413DAF" w:rsidRDefault="00413DAF" w:rsidP="00205F37">
            <w:pPr>
              <w:pStyle w:val="a0"/>
              <w:ind w:firstLineChars="0" w:firstLine="0"/>
              <w:jc w:val="center"/>
            </w:pPr>
            <w:r>
              <w:rPr>
                <w:rFonts w:hint="eastAsia"/>
              </w:rPr>
              <w:t>人工神经网络</w:t>
            </w:r>
          </w:p>
        </w:tc>
        <w:tc>
          <w:tcPr>
            <w:tcW w:w="3020" w:type="dxa"/>
          </w:tcPr>
          <w:p w14:paraId="15A95791" w14:textId="77777777" w:rsidR="00413DAF" w:rsidRDefault="00413DAF" w:rsidP="00205F37">
            <w:pPr>
              <w:pStyle w:val="a0"/>
              <w:ind w:firstLineChars="0" w:firstLine="0"/>
              <w:jc w:val="center"/>
            </w:pPr>
            <w:r>
              <w:t>56.7308</w:t>
            </w:r>
            <w:r>
              <w:rPr>
                <w:rFonts w:hint="eastAsia"/>
              </w:rPr>
              <w:t>%</w:t>
            </w:r>
          </w:p>
        </w:tc>
        <w:tc>
          <w:tcPr>
            <w:tcW w:w="3021" w:type="dxa"/>
          </w:tcPr>
          <w:p w14:paraId="1C911DD6" w14:textId="77777777" w:rsidR="00413DAF" w:rsidRDefault="00413DAF" w:rsidP="00205F37">
            <w:pPr>
              <w:pStyle w:val="a0"/>
              <w:ind w:firstLineChars="0" w:firstLine="0"/>
              <w:jc w:val="center"/>
            </w:pPr>
            <w:r>
              <w:rPr>
                <w:rFonts w:hint="eastAsia"/>
              </w:rPr>
              <w:t>6</w:t>
            </w:r>
            <w:r>
              <w:t>5.8120</w:t>
            </w:r>
            <w:r>
              <w:rPr>
                <w:rFonts w:hint="eastAsia"/>
              </w:rPr>
              <w:t>%</w:t>
            </w:r>
          </w:p>
        </w:tc>
      </w:tr>
    </w:tbl>
    <w:p w14:paraId="5279B151" w14:textId="4F81DE20" w:rsidR="003D2D87" w:rsidRDefault="00737FAD" w:rsidP="00737FAD">
      <w:pPr>
        <w:pStyle w:val="a0"/>
        <w:ind w:firstLine="480"/>
      </w:pPr>
      <w:r>
        <w:rPr>
          <w:rFonts w:hint="eastAsia"/>
        </w:rPr>
        <w:t>可以看出，</w:t>
      </w:r>
      <w:ins w:id="642" w:author="Alex Ren" w:date="2017-05-31T20:01:00Z">
        <w:r w:rsidR="00B5321C">
          <w:rPr>
            <w:rFonts w:hint="eastAsia"/>
          </w:rPr>
          <w:t>在上述实验数据和验证方法</w:t>
        </w:r>
      </w:ins>
      <w:r>
        <w:rPr>
          <w:rFonts w:hint="eastAsia"/>
        </w:rPr>
        <w:t>遗传算法的表现要比人工神经网络更加优秀。</w:t>
      </w:r>
    </w:p>
    <w:p w14:paraId="21945954" w14:textId="0BBD202A" w:rsidR="00E9779D" w:rsidRDefault="00E9779D" w:rsidP="00E9779D">
      <w:pPr>
        <w:pStyle w:val="a0"/>
        <w:ind w:firstLine="480"/>
      </w:pPr>
      <w:del w:id="643" w:author="Alex Ren" w:date="2017-05-31T20:01:00Z">
        <w:r w:rsidRPr="00E9779D" w:rsidDel="007B4E48">
          <w:rPr>
            <w:noProof/>
          </w:rPr>
          <w:drawing>
            <wp:anchor distT="0" distB="0" distL="114300" distR="114300" simplePos="0" relativeHeight="251695104" behindDoc="0" locked="0" layoutInCell="1" allowOverlap="1" wp14:anchorId="008BEBA9" wp14:editId="12DC699F">
              <wp:simplePos x="0" y="0"/>
              <wp:positionH relativeFrom="column">
                <wp:posOffset>687705</wp:posOffset>
              </wp:positionH>
              <wp:positionV relativeFrom="paragraph">
                <wp:posOffset>3630930</wp:posOffset>
              </wp:positionV>
              <wp:extent cx="4015740" cy="647700"/>
              <wp:effectExtent l="190500" t="190500" r="194310" b="190500"/>
              <wp:wrapTopAndBottom/>
              <wp:docPr id="30" name="图片 30" descr="C:\Users\SyW\AppData\Local\Temp\14954862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W\AppData\Local\Temp\1495486277(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5740" cy="647700"/>
                      </a:xfrm>
                      <a:prstGeom prst="rect">
                        <a:avLst/>
                      </a:prstGeom>
                      <a:ln>
                        <a:noFill/>
                      </a:ln>
                      <a:effectLst>
                        <a:outerShdw blurRad="190500" algn="tl" rotWithShape="0">
                          <a:srgbClr val="000000">
                            <a:alpha val="70000"/>
                          </a:srgbClr>
                        </a:outerShdw>
                      </a:effectLst>
                    </pic:spPr>
                  </pic:pic>
                </a:graphicData>
              </a:graphic>
            </wp:anchor>
          </w:drawing>
        </w:r>
        <w:r w:rsidDel="007B4E48">
          <w:rPr>
            <w:noProof/>
          </w:rPr>
          <mc:AlternateContent>
            <mc:Choice Requires="wps">
              <w:drawing>
                <wp:anchor distT="0" distB="0" distL="114300" distR="114300" simplePos="0" relativeHeight="251699200" behindDoc="0" locked="0" layoutInCell="1" allowOverlap="1" wp14:anchorId="2CCCA738" wp14:editId="4237E600">
                  <wp:simplePos x="0" y="0"/>
                  <wp:positionH relativeFrom="column">
                    <wp:posOffset>680085</wp:posOffset>
                  </wp:positionH>
                  <wp:positionV relativeFrom="paragraph">
                    <wp:posOffset>4411980</wp:posOffset>
                  </wp:positionV>
                  <wp:extent cx="4015740" cy="274320"/>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4015740" cy="274320"/>
                          </a:xfrm>
                          <a:prstGeom prst="rect">
                            <a:avLst/>
                          </a:prstGeom>
                          <a:solidFill>
                            <a:prstClr val="white"/>
                          </a:solidFill>
                          <a:ln>
                            <a:noFill/>
                          </a:ln>
                        </wps:spPr>
                        <wps:txbx>
                          <w:txbxContent>
                            <w:p w14:paraId="115D9F83" w14:textId="46CCD808" w:rsidR="00235C74" w:rsidRPr="00D50782" w:rsidRDefault="00235C74" w:rsidP="00E9779D">
                              <w:pPr>
                                <w:pStyle w:val="a5"/>
                                <w:rPr>
                                  <w:noProof/>
                                  <w:sz w:val="24"/>
                                  <w:szCs w:val="24"/>
                                </w:rPr>
                              </w:pPr>
                              <w:bookmarkStart w:id="644" w:name="_Ref4832798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57756">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57756">
                                <w:rPr>
                                  <w:noProof/>
                                </w:rPr>
                                <w:t>6</w:t>
                              </w:r>
                              <w:r>
                                <w:fldChar w:fldCharType="end"/>
                              </w:r>
                              <w:bookmarkEnd w:id="644"/>
                              <w:r>
                                <w:t xml:space="preserve"> </w:t>
                              </w:r>
                              <w:r>
                                <w:rPr>
                                  <w:rFonts w:hint="eastAsia"/>
                                </w:rPr>
                                <w:t>人工神经网络对</w:t>
                              </w:r>
                              <w:r>
                                <w:t>GLD</w:t>
                              </w:r>
                              <w:r>
                                <w:rPr>
                                  <w:rFonts w:hint="eastAsia"/>
                                </w:rPr>
                                <w:t>训练</w:t>
                              </w:r>
                              <w:r>
                                <w:t>集的预测正确率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CA738" id="文本框 32" o:spid="_x0000_s1047" type="#_x0000_t202" style="position:absolute;left:0;text-align:left;margin-left:53.55pt;margin-top:347.4pt;width:316.2pt;height:21.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" stroked="f">
                  <v:textbox style="mso-fit-shape-to-text:t" inset="0,0,0,0">
                    <w:txbxContent>
                      <w:p w14:paraId="115D9F83" w14:textId="46CCD808" w:rsidR="00235C74" w:rsidRPr="00D50782" w:rsidRDefault="00235C74" w:rsidP="00E9779D">
                        <w:pPr>
                          <w:pStyle w:val="a5"/>
                          <w:rPr>
                            <w:noProof/>
                            <w:sz w:val="24"/>
                            <w:szCs w:val="24"/>
                          </w:rPr>
                        </w:pPr>
                        <w:bookmarkStart w:id="645" w:name="_Ref4832798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57756">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57756">
                          <w:rPr>
                            <w:noProof/>
                          </w:rPr>
                          <w:t>6</w:t>
                        </w:r>
                        <w:r>
                          <w:fldChar w:fldCharType="end"/>
                        </w:r>
                        <w:bookmarkEnd w:id="645"/>
                        <w:r>
                          <w:t xml:space="preserve"> </w:t>
                        </w:r>
                        <w:r>
                          <w:rPr>
                            <w:rFonts w:hint="eastAsia"/>
                          </w:rPr>
                          <w:t>人工神经网络对</w:t>
                        </w:r>
                        <w:r>
                          <w:t>GLD</w:t>
                        </w:r>
                        <w:r>
                          <w:rPr>
                            <w:rFonts w:hint="eastAsia"/>
                          </w:rPr>
                          <w:t>训练</w:t>
                        </w:r>
                        <w:r>
                          <w:t>集的预测正确率</w:t>
                        </w:r>
                      </w:p>
                    </w:txbxContent>
                  </v:textbox>
                  <w10:wrap type="topAndBottom"/>
                </v:shape>
              </w:pict>
            </mc:Fallback>
          </mc:AlternateContent>
        </w:r>
        <w:r w:rsidDel="007B4E48">
          <w:rPr>
            <w:noProof/>
          </w:rPr>
          <mc:AlternateContent>
            <mc:Choice Requires="wps">
              <w:drawing>
                <wp:anchor distT="0" distB="0" distL="114300" distR="114300" simplePos="0" relativeHeight="251697152" behindDoc="0" locked="0" layoutInCell="1" allowOverlap="1" wp14:anchorId="757F573D" wp14:editId="3142C163">
                  <wp:simplePos x="0" y="0"/>
                  <wp:positionH relativeFrom="column">
                    <wp:posOffset>702945</wp:posOffset>
                  </wp:positionH>
                  <wp:positionV relativeFrom="paragraph">
                    <wp:posOffset>3265170</wp:posOffset>
                  </wp:positionV>
                  <wp:extent cx="4015740" cy="274320"/>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015740" cy="274320"/>
                          </a:xfrm>
                          <a:prstGeom prst="rect">
                            <a:avLst/>
                          </a:prstGeom>
                          <a:solidFill>
                            <a:prstClr val="white"/>
                          </a:solidFill>
                          <a:ln>
                            <a:noFill/>
                          </a:ln>
                        </wps:spPr>
                        <wps:txbx>
                          <w:txbxContent>
                            <w:p w14:paraId="23A49D9C" w14:textId="789D257D" w:rsidR="00235C74" w:rsidRPr="00A870DA" w:rsidRDefault="00235C74" w:rsidP="00E9779D">
                              <w:pPr>
                                <w:pStyle w:val="a5"/>
                                <w:rPr>
                                  <w:noProof/>
                                  <w:sz w:val="24"/>
                                  <w:szCs w:val="24"/>
                                </w:rPr>
                              </w:pPr>
                              <w:bookmarkStart w:id="646" w:name="_Ref48327980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57756">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57756">
                                <w:rPr>
                                  <w:noProof/>
                                </w:rPr>
                                <w:t>7</w:t>
                              </w:r>
                              <w:r>
                                <w:fldChar w:fldCharType="end"/>
                              </w:r>
                              <w:bookmarkEnd w:id="646"/>
                              <w:r>
                                <w:t xml:space="preserve"> </w:t>
                              </w:r>
                              <w:r>
                                <w:rPr>
                                  <w:rFonts w:hint="eastAsia"/>
                                </w:rPr>
                                <w:t>人工神经网络对</w:t>
                              </w:r>
                              <w:r>
                                <w:t>DAX</w:t>
                              </w:r>
                              <w:r>
                                <w:rPr>
                                  <w:rFonts w:hint="eastAsia"/>
                                </w:rPr>
                                <w:t>训练</w:t>
                              </w:r>
                              <w:r>
                                <w:t>集的预测正确率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F573D" id="文本框 31" o:spid="_x0000_s1048" type="#_x0000_t202" style="position:absolute;left:0;text-align:left;margin-left:55.35pt;margin-top:257.1pt;width:316.2pt;height:21.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" stroked="f">
                  <v:textbox style="mso-fit-shape-to-text:t" inset="0,0,0,0">
                    <w:txbxContent>
                      <w:p w14:paraId="23A49D9C" w14:textId="789D257D" w:rsidR="00235C74" w:rsidRPr="00A870DA" w:rsidRDefault="00235C74" w:rsidP="00E9779D">
                        <w:pPr>
                          <w:pStyle w:val="a5"/>
                          <w:rPr>
                            <w:noProof/>
                            <w:sz w:val="24"/>
                            <w:szCs w:val="24"/>
                          </w:rPr>
                        </w:pPr>
                        <w:bookmarkStart w:id="647" w:name="_Ref48327980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57756">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57756">
                          <w:rPr>
                            <w:noProof/>
                          </w:rPr>
                          <w:t>7</w:t>
                        </w:r>
                        <w:r>
                          <w:fldChar w:fldCharType="end"/>
                        </w:r>
                        <w:bookmarkEnd w:id="647"/>
                        <w:r>
                          <w:t xml:space="preserve"> </w:t>
                        </w:r>
                        <w:r>
                          <w:rPr>
                            <w:rFonts w:hint="eastAsia"/>
                          </w:rPr>
                          <w:t>人工神经网络对</w:t>
                        </w:r>
                        <w:r>
                          <w:t>DAX</w:t>
                        </w:r>
                        <w:r>
                          <w:rPr>
                            <w:rFonts w:hint="eastAsia"/>
                          </w:rPr>
                          <w:t>训练</w:t>
                        </w:r>
                        <w:r>
                          <w:t>集的预测正确率</w:t>
                        </w:r>
                      </w:p>
                    </w:txbxContent>
                  </v:textbox>
                  <w10:wrap type="topAndBottom"/>
                </v:shape>
              </w:pict>
            </mc:Fallback>
          </mc:AlternateContent>
        </w:r>
        <w:r w:rsidRPr="00E9779D" w:rsidDel="007B4E48">
          <w:rPr>
            <w:noProof/>
          </w:rPr>
          <w:drawing>
            <wp:anchor distT="0" distB="0" distL="114300" distR="114300" simplePos="0" relativeHeight="251694080" behindDoc="0" locked="0" layoutInCell="1" allowOverlap="1" wp14:anchorId="6901C11D" wp14:editId="035A60B0">
              <wp:simplePos x="0" y="0"/>
              <wp:positionH relativeFrom="column">
                <wp:posOffset>687705</wp:posOffset>
              </wp:positionH>
              <wp:positionV relativeFrom="paragraph">
                <wp:posOffset>2520315</wp:posOffset>
              </wp:positionV>
              <wp:extent cx="4015740" cy="678180"/>
              <wp:effectExtent l="190500" t="190500" r="194310" b="198120"/>
              <wp:wrapTopAndBottom/>
              <wp:docPr id="29" name="图片 29" descr="C:\Users\SyW\AppData\Local\Temp\1495485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W\AppData\Local\Temp\1495485814(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5740" cy="678180"/>
                      </a:xfrm>
                      <a:prstGeom prst="rect">
                        <a:avLst/>
                      </a:prstGeom>
                      <a:ln>
                        <a:noFill/>
                      </a:ln>
                      <a:effectLst>
                        <a:outerShdw blurRad="190500" algn="tl" rotWithShape="0">
                          <a:srgbClr val="000000">
                            <a:alpha val="70000"/>
                          </a:srgbClr>
                        </a:outerShdw>
                      </a:effectLst>
                    </pic:spPr>
                  </pic:pic>
                </a:graphicData>
              </a:graphic>
            </wp:anchor>
          </w:drawing>
        </w:r>
        <w:r w:rsidR="00737FAD" w:rsidDel="007B4E48">
          <w:rPr>
            <w:rFonts w:hint="eastAsia"/>
          </w:rPr>
          <w:delText>不难理解，从直觉上考虑</w:delText>
        </w:r>
      </w:del>
      <w:ins w:id="648" w:author="Alex Ren" w:date="2017-05-31T20:01:00Z">
        <w:r w:rsidR="007B4E48">
          <w:rPr>
            <w:rFonts w:hint="eastAsia"/>
          </w:rPr>
          <w:t>我们猜测</w:t>
        </w:r>
      </w:ins>
      <w:r w:rsidR="00737FAD">
        <w:rPr>
          <w:rFonts w:hint="eastAsia"/>
        </w:rPr>
        <w:t>，舆情和股票价格应当是线性相关的</w:t>
      </w:r>
      <w:r w:rsidR="003D2D87">
        <w:rPr>
          <w:rFonts w:hint="eastAsia"/>
        </w:rPr>
        <w:t>。</w:t>
      </w:r>
      <w:ins w:id="649" w:author="Alex Ren" w:date="2017-05-31T20:03:00Z">
        <w:r w:rsidR="00830453">
          <w:rPr>
            <w:rFonts w:hint="eastAsia"/>
          </w:rPr>
          <w:t>例</w:t>
        </w:r>
      </w:ins>
      <w:del w:id="650" w:author="Alex Ren" w:date="2017-05-31T20:03:00Z">
        <w:r w:rsidR="003D2D87" w:rsidDel="00830453">
          <w:rPr>
            <w:rFonts w:hint="eastAsia"/>
          </w:rPr>
          <w:delText>比</w:delText>
        </w:r>
      </w:del>
      <w:r w:rsidR="003D2D87">
        <w:rPr>
          <w:rFonts w:hint="eastAsia"/>
        </w:rPr>
        <w:t>如</w:t>
      </w:r>
      <w:ins w:id="651" w:author="Alex Ren" w:date="2017-05-31T20:03:00Z">
        <w:r w:rsidR="00830453">
          <w:rPr>
            <w:rFonts w:hint="eastAsia"/>
          </w:rPr>
          <w:t>，</w:t>
        </w:r>
      </w:ins>
      <w:del w:id="652" w:author="Alex Ren" w:date="2017-05-31T20:03:00Z">
        <w:r w:rsidR="003D2D87" w:rsidDel="00830453">
          <w:rPr>
            <w:rFonts w:hint="eastAsia"/>
          </w:rPr>
          <w:delText>说</w:delText>
        </w:r>
      </w:del>
      <w:r w:rsidR="003D2D87">
        <w:rPr>
          <w:rFonts w:hint="eastAsia"/>
        </w:rPr>
        <w:t>在微博上对某公司的负面评价越多，该公司的股票价格越可能下跌，并且评价数和下跌概率直觉上应该呈线性。遗传算法的问题模型就使用了一个简单的线性模型</w:t>
      </w:r>
      <m:oMath>
        <m:sSup>
          <m:sSupPr>
            <m:ctrlPr>
              <w:rPr>
                <w:rFonts w:ascii="Cambria Math" w:hAnsi="Cambria Math"/>
              </w:rPr>
            </m:ctrlPr>
          </m:sSupPr>
          <m:e>
            <m:r>
              <m:rPr>
                <m:sty m:val="p"/>
              </m:rPr>
              <w:rPr>
                <w:rFonts w:ascii="Cambria Math" w:hAnsi="Cambria Math"/>
              </w:rPr>
              <m:t>θ</m:t>
            </m:r>
          </m:e>
          <m:sup>
            <m:r>
              <w:rPr>
                <w:rFonts w:ascii="Cambria Math" w:hAnsi="Cambria Math"/>
              </w:rPr>
              <m:t>T</m:t>
            </m:r>
          </m:sup>
        </m:sSup>
        <m:r>
          <w:rPr>
            <w:rFonts w:ascii="Cambria Math" w:hAnsi="Cambria Math"/>
          </w:rPr>
          <m:t>x</m:t>
        </m:r>
      </m:oMath>
      <w:r w:rsidR="003D2D87">
        <w:rPr>
          <w:rFonts w:hint="eastAsia"/>
        </w:rPr>
        <w:t>，</w:t>
      </w:r>
      <w:r w:rsidR="003D2D87">
        <w:rPr>
          <w:rFonts w:hint="eastAsia"/>
        </w:rPr>
        <w:t>sigmoid</w:t>
      </w:r>
      <w:r w:rsidR="003D2D87">
        <w:rPr>
          <w:rFonts w:hint="eastAsia"/>
        </w:rPr>
        <w:t>函数只是把结果映射到</w:t>
      </w:r>
      <w:r w:rsidR="003D2D87">
        <w:rPr>
          <w:rFonts w:hint="eastAsia"/>
        </w:rPr>
        <w:t>(0,1)</w:t>
      </w:r>
      <w:r w:rsidR="003D2D87">
        <w:rPr>
          <w:rFonts w:hint="eastAsia"/>
        </w:rPr>
        <w:t>区间内，不影响模型的线性。而人工神经网络的问题模型很复杂，上文提到多层多</w:t>
      </w:r>
      <w:r w:rsidR="003D2D87">
        <w:rPr>
          <w:rFonts w:hint="eastAsia"/>
        </w:rPr>
        <w:lastRenderedPageBreak/>
        <w:t>神经元的网络可以表示相当复杂的函数，而复杂的函数模型就容易过分拟合训练集。</w:t>
      </w:r>
      <w:r w:rsidR="00565C5D">
        <w:rPr>
          <w:rFonts w:hint="eastAsia"/>
        </w:rPr>
        <w:t>如</w:t>
      </w:r>
      <w:r w:rsidR="0099026F">
        <w:fldChar w:fldCharType="begin"/>
      </w:r>
      <w:r w:rsidR="0099026F">
        <w:instrText xml:space="preserve"> </w:instrText>
      </w:r>
      <w:r w:rsidR="0099026F">
        <w:rPr>
          <w:rFonts w:hint="eastAsia"/>
        </w:rPr>
        <w:instrText>REF _Ref484387968 \h</w:instrText>
      </w:r>
      <w:r w:rsidR="0099026F">
        <w:instrText xml:space="preserve">  \* MERGEFORMAT </w:instrText>
      </w:r>
      <w:r w:rsidR="0099026F">
        <w:fldChar w:fldCharType="separate"/>
      </w:r>
      <w:r w:rsidR="00057756" w:rsidRPr="00057756">
        <w:rPr>
          <w:rFonts w:hint="eastAsia"/>
        </w:rPr>
        <w:t>图</w:t>
      </w:r>
      <w:r w:rsidR="00057756" w:rsidRPr="00057756">
        <w:rPr>
          <w:rFonts w:hint="eastAsia"/>
        </w:rPr>
        <w:t xml:space="preserve"> </w:t>
      </w:r>
      <w:r w:rsidR="00057756" w:rsidRPr="00057756">
        <w:t>5.8</w:t>
      </w:r>
      <w:r w:rsidR="0099026F">
        <w:fldChar w:fldCharType="end"/>
      </w:r>
      <w:r w:rsidR="003D2D87">
        <w:rPr>
          <w:rFonts w:hint="eastAsia"/>
        </w:rPr>
        <w:t>和</w:t>
      </w:r>
      <w:r w:rsidR="0099026F">
        <w:fldChar w:fldCharType="begin"/>
      </w:r>
      <w:r w:rsidR="0099026F">
        <w:instrText xml:space="preserve"> </w:instrText>
      </w:r>
      <w:r w:rsidR="0099026F">
        <w:rPr>
          <w:rFonts w:hint="eastAsia"/>
        </w:rPr>
        <w:instrText>REF _Ref484387974 \h</w:instrText>
      </w:r>
      <w:r w:rsidR="0099026F">
        <w:instrText xml:space="preserve">  \* MERGEFORMAT </w:instrText>
      </w:r>
      <w:r w:rsidR="0099026F">
        <w:fldChar w:fldCharType="separate"/>
      </w:r>
      <w:r w:rsidR="00057756" w:rsidRPr="00057756">
        <w:rPr>
          <w:rFonts w:hint="eastAsia"/>
        </w:rPr>
        <w:t>图</w:t>
      </w:r>
      <w:r w:rsidR="00057756" w:rsidRPr="00057756">
        <w:rPr>
          <w:rFonts w:hint="eastAsia"/>
        </w:rPr>
        <w:t xml:space="preserve"> </w:t>
      </w:r>
      <w:r w:rsidR="00057756" w:rsidRPr="00057756">
        <w:t>5.9</w:t>
      </w:r>
      <w:r w:rsidR="0099026F">
        <w:fldChar w:fldCharType="end"/>
      </w:r>
      <w:r w:rsidR="003D2D87">
        <w:rPr>
          <w:rFonts w:hint="eastAsia"/>
        </w:rPr>
        <w:t>，使用人工神经网络训练时，在最后的迭代中，对训练集的预测正确率高达</w:t>
      </w:r>
      <w:r w:rsidR="0005528C">
        <w:rPr>
          <w:rFonts w:hint="eastAsia"/>
        </w:rPr>
        <w:t>79.33</w:t>
      </w:r>
      <w:r w:rsidR="003D2D87">
        <w:rPr>
          <w:rFonts w:hint="eastAsia"/>
        </w:rPr>
        <w:t>%</w:t>
      </w:r>
      <w:r w:rsidR="003D2D87">
        <w:rPr>
          <w:rFonts w:hint="eastAsia"/>
        </w:rPr>
        <w:t>和</w:t>
      </w:r>
      <w:r w:rsidR="0005528C">
        <w:rPr>
          <w:rFonts w:hint="eastAsia"/>
        </w:rPr>
        <w:t>73.67</w:t>
      </w:r>
      <w:r w:rsidR="003D2D87">
        <w:rPr>
          <w:rFonts w:hint="eastAsia"/>
        </w:rPr>
        <w:t>%</w:t>
      </w:r>
      <w:r w:rsidR="003D2D87">
        <w:rPr>
          <w:rFonts w:hint="eastAsia"/>
        </w:rPr>
        <w:t>，然而在测试集上正确率却只有</w:t>
      </w:r>
      <w:r>
        <w:rPr>
          <w:rFonts w:hint="eastAsia"/>
        </w:rPr>
        <w:t>56.7308</w:t>
      </w:r>
      <w:r w:rsidR="003D2D87">
        <w:rPr>
          <w:rFonts w:hint="eastAsia"/>
        </w:rPr>
        <w:t>%</w:t>
      </w:r>
      <w:r w:rsidR="003D2D87">
        <w:rPr>
          <w:rFonts w:hint="eastAsia"/>
        </w:rPr>
        <w:t>和</w:t>
      </w:r>
      <w:r>
        <w:rPr>
          <w:rFonts w:hint="eastAsia"/>
        </w:rPr>
        <w:t>65.8120</w:t>
      </w:r>
      <w:r w:rsidR="003D2D87">
        <w:rPr>
          <w:rFonts w:hint="eastAsia"/>
        </w:rPr>
        <w:t>%</w:t>
      </w:r>
      <w:r w:rsidR="003D2D87">
        <w:rPr>
          <w:rFonts w:hint="eastAsia"/>
        </w:rPr>
        <w:t>，说明</w:t>
      </w:r>
      <w:r>
        <w:rPr>
          <w:rFonts w:hint="eastAsia"/>
        </w:rPr>
        <w:t>此模型的确过拟合</w:t>
      </w:r>
      <w:r w:rsidR="0099026F">
        <w:rPr>
          <w:noProof/>
        </w:rPr>
        <mc:AlternateContent>
          <mc:Choice Requires="wps">
            <w:drawing>
              <wp:anchor distT="0" distB="0" distL="114300" distR="114300" simplePos="0" relativeHeight="251765760" behindDoc="0" locked="0" layoutInCell="1" allowOverlap="1" wp14:anchorId="1AC0A267" wp14:editId="72890CA2">
                <wp:simplePos x="0" y="0"/>
                <wp:positionH relativeFrom="page">
                  <wp:align>center</wp:align>
                </wp:positionH>
                <wp:positionV relativeFrom="paragraph">
                  <wp:posOffset>2212975</wp:posOffset>
                </wp:positionV>
                <wp:extent cx="4015740" cy="635"/>
                <wp:effectExtent l="0" t="0" r="3810" b="0"/>
                <wp:wrapTopAndBottom/>
                <wp:docPr id="12" name="文本框 12"/>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14:paraId="61179EE8" w14:textId="32192559" w:rsidR="00235C74" w:rsidRPr="0099026F" w:rsidRDefault="00235C74" w:rsidP="0099026F">
                            <w:pPr>
                              <w:pStyle w:val="a5"/>
                              <w:rPr>
                                <w:b w:val="0"/>
                                <w:sz w:val="21"/>
                                <w:szCs w:val="21"/>
                              </w:rPr>
                            </w:pPr>
                            <w:bookmarkStart w:id="653" w:name="_Ref484387968"/>
                            <w:r w:rsidRPr="0099026F">
                              <w:rPr>
                                <w:rFonts w:hint="eastAsia"/>
                                <w:b w:val="0"/>
                                <w:sz w:val="21"/>
                                <w:szCs w:val="21"/>
                              </w:rPr>
                              <w:t>图</w:t>
                            </w:r>
                            <w:r w:rsidRPr="0099026F">
                              <w:rPr>
                                <w:rFonts w:hint="eastAsia"/>
                                <w:b w:val="0"/>
                                <w:sz w:val="21"/>
                                <w:szCs w:val="21"/>
                              </w:rPr>
                              <w:t xml:space="preserve"> </w:t>
                            </w:r>
                            <w:r w:rsidRPr="0099026F">
                              <w:rPr>
                                <w:b w:val="0"/>
                                <w:sz w:val="21"/>
                                <w:szCs w:val="21"/>
                              </w:rPr>
                              <w:fldChar w:fldCharType="begin"/>
                            </w:r>
                            <w:r w:rsidRPr="0099026F">
                              <w:rPr>
                                <w:b w:val="0"/>
                                <w:sz w:val="21"/>
                                <w:szCs w:val="21"/>
                              </w:rPr>
                              <w:instrText xml:space="preserve"> </w:instrText>
                            </w:r>
                            <w:r w:rsidRPr="0099026F">
                              <w:rPr>
                                <w:rFonts w:hint="eastAsia"/>
                                <w:b w:val="0"/>
                                <w:sz w:val="21"/>
                                <w:szCs w:val="21"/>
                              </w:rPr>
                              <w:instrText>STYLEREF 1 \s</w:instrText>
                            </w:r>
                            <w:r w:rsidRPr="0099026F">
                              <w:rPr>
                                <w:b w:val="0"/>
                                <w:sz w:val="21"/>
                                <w:szCs w:val="21"/>
                              </w:rPr>
                              <w:instrText xml:space="preserve"> </w:instrText>
                            </w:r>
                            <w:r w:rsidRPr="0099026F">
                              <w:rPr>
                                <w:b w:val="0"/>
                                <w:sz w:val="21"/>
                                <w:szCs w:val="21"/>
                              </w:rPr>
                              <w:fldChar w:fldCharType="separate"/>
                            </w:r>
                            <w:r w:rsidR="00057756">
                              <w:rPr>
                                <w:b w:val="0"/>
                                <w:noProof/>
                                <w:sz w:val="21"/>
                                <w:szCs w:val="21"/>
                              </w:rPr>
                              <w:t>5</w:t>
                            </w:r>
                            <w:r w:rsidRPr="0099026F">
                              <w:rPr>
                                <w:b w:val="0"/>
                                <w:sz w:val="21"/>
                                <w:szCs w:val="21"/>
                              </w:rPr>
                              <w:fldChar w:fldCharType="end"/>
                            </w:r>
                            <w:r w:rsidRPr="0099026F">
                              <w:rPr>
                                <w:b w:val="0"/>
                                <w:sz w:val="21"/>
                                <w:szCs w:val="21"/>
                              </w:rPr>
                              <w:t>.</w:t>
                            </w:r>
                            <w:r w:rsidRPr="0099026F">
                              <w:rPr>
                                <w:b w:val="0"/>
                                <w:sz w:val="21"/>
                                <w:szCs w:val="21"/>
                              </w:rPr>
                              <w:fldChar w:fldCharType="begin"/>
                            </w:r>
                            <w:r w:rsidRPr="0099026F">
                              <w:rPr>
                                <w:b w:val="0"/>
                                <w:sz w:val="21"/>
                                <w:szCs w:val="21"/>
                              </w:rPr>
                              <w:instrText xml:space="preserve"> </w:instrText>
                            </w:r>
                            <w:r w:rsidRPr="0099026F">
                              <w:rPr>
                                <w:rFonts w:hint="eastAsia"/>
                                <w:b w:val="0"/>
                                <w:sz w:val="21"/>
                                <w:szCs w:val="21"/>
                              </w:rPr>
                              <w:instrText xml:space="preserve">SEQ </w:instrText>
                            </w:r>
                            <w:r w:rsidRPr="0099026F">
                              <w:rPr>
                                <w:rFonts w:hint="eastAsia"/>
                                <w:b w:val="0"/>
                                <w:sz w:val="21"/>
                                <w:szCs w:val="21"/>
                              </w:rPr>
                              <w:instrText>图</w:instrText>
                            </w:r>
                            <w:r w:rsidRPr="0099026F">
                              <w:rPr>
                                <w:rFonts w:hint="eastAsia"/>
                                <w:b w:val="0"/>
                                <w:sz w:val="21"/>
                                <w:szCs w:val="21"/>
                              </w:rPr>
                              <w:instrText xml:space="preserve"> \* ARABIC \s 1</w:instrText>
                            </w:r>
                            <w:r w:rsidRPr="0099026F">
                              <w:rPr>
                                <w:b w:val="0"/>
                                <w:sz w:val="21"/>
                                <w:szCs w:val="21"/>
                              </w:rPr>
                              <w:instrText xml:space="preserve"> </w:instrText>
                            </w:r>
                            <w:r w:rsidRPr="0099026F">
                              <w:rPr>
                                <w:b w:val="0"/>
                                <w:sz w:val="21"/>
                                <w:szCs w:val="21"/>
                              </w:rPr>
                              <w:fldChar w:fldCharType="separate"/>
                            </w:r>
                            <w:r w:rsidR="00057756">
                              <w:rPr>
                                <w:b w:val="0"/>
                                <w:noProof/>
                                <w:sz w:val="21"/>
                                <w:szCs w:val="21"/>
                              </w:rPr>
                              <w:t>8</w:t>
                            </w:r>
                            <w:r w:rsidRPr="0099026F">
                              <w:rPr>
                                <w:b w:val="0"/>
                                <w:sz w:val="21"/>
                                <w:szCs w:val="21"/>
                              </w:rPr>
                              <w:fldChar w:fldCharType="end"/>
                            </w:r>
                            <w:bookmarkEnd w:id="653"/>
                            <w:r w:rsidRPr="0099026F">
                              <w:rPr>
                                <w:rFonts w:hint="eastAsia"/>
                                <w:b w:val="0"/>
                                <w:sz w:val="21"/>
                                <w:szCs w:val="21"/>
                              </w:rPr>
                              <w:t>人工神经网络对</w:t>
                            </w:r>
                            <w:r w:rsidRPr="0099026F">
                              <w:rPr>
                                <w:b w:val="0"/>
                                <w:sz w:val="21"/>
                                <w:szCs w:val="21"/>
                              </w:rPr>
                              <w:t>DAX</w:t>
                            </w:r>
                            <w:r w:rsidRPr="0099026F">
                              <w:rPr>
                                <w:rFonts w:hint="eastAsia"/>
                                <w:b w:val="0"/>
                                <w:sz w:val="21"/>
                                <w:szCs w:val="21"/>
                              </w:rPr>
                              <w:t>训练</w:t>
                            </w:r>
                            <w:r w:rsidRPr="0099026F">
                              <w:rPr>
                                <w:b w:val="0"/>
                                <w:sz w:val="21"/>
                                <w:szCs w:val="21"/>
                              </w:rPr>
                              <w:t>集的预测正确率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0A267" id="文本框 12" o:spid="_x0000_s1049" type="#_x0000_t202" style="position:absolute;left:0;text-align:left;margin-left:0;margin-top:174.25pt;width:316.2pt;height:.05pt;z-index:2517657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" stroked="f">
                <v:textbox style="mso-fit-shape-to-text:t" inset="0,0,0,0">
                  <w:txbxContent>
                    <w:p w14:paraId="61179EE8" w14:textId="32192559" w:rsidR="00235C74" w:rsidRPr="0099026F" w:rsidRDefault="00235C74" w:rsidP="0099026F">
                      <w:pPr>
                        <w:pStyle w:val="a5"/>
                        <w:rPr>
                          <w:b w:val="0"/>
                          <w:sz w:val="21"/>
                          <w:szCs w:val="21"/>
                        </w:rPr>
                      </w:pPr>
                      <w:bookmarkStart w:id="654" w:name="_Ref484387968"/>
                      <w:r w:rsidRPr="0099026F">
                        <w:rPr>
                          <w:rFonts w:hint="eastAsia"/>
                          <w:b w:val="0"/>
                          <w:sz w:val="21"/>
                          <w:szCs w:val="21"/>
                        </w:rPr>
                        <w:t>图</w:t>
                      </w:r>
                      <w:r w:rsidRPr="0099026F">
                        <w:rPr>
                          <w:rFonts w:hint="eastAsia"/>
                          <w:b w:val="0"/>
                          <w:sz w:val="21"/>
                          <w:szCs w:val="21"/>
                        </w:rPr>
                        <w:t xml:space="preserve"> </w:t>
                      </w:r>
                      <w:r w:rsidRPr="0099026F">
                        <w:rPr>
                          <w:b w:val="0"/>
                          <w:sz w:val="21"/>
                          <w:szCs w:val="21"/>
                        </w:rPr>
                        <w:fldChar w:fldCharType="begin"/>
                      </w:r>
                      <w:r w:rsidRPr="0099026F">
                        <w:rPr>
                          <w:b w:val="0"/>
                          <w:sz w:val="21"/>
                          <w:szCs w:val="21"/>
                        </w:rPr>
                        <w:instrText xml:space="preserve"> </w:instrText>
                      </w:r>
                      <w:r w:rsidRPr="0099026F">
                        <w:rPr>
                          <w:rFonts w:hint="eastAsia"/>
                          <w:b w:val="0"/>
                          <w:sz w:val="21"/>
                          <w:szCs w:val="21"/>
                        </w:rPr>
                        <w:instrText>STYLEREF 1 \s</w:instrText>
                      </w:r>
                      <w:r w:rsidRPr="0099026F">
                        <w:rPr>
                          <w:b w:val="0"/>
                          <w:sz w:val="21"/>
                          <w:szCs w:val="21"/>
                        </w:rPr>
                        <w:instrText xml:space="preserve"> </w:instrText>
                      </w:r>
                      <w:r w:rsidRPr="0099026F">
                        <w:rPr>
                          <w:b w:val="0"/>
                          <w:sz w:val="21"/>
                          <w:szCs w:val="21"/>
                        </w:rPr>
                        <w:fldChar w:fldCharType="separate"/>
                      </w:r>
                      <w:r w:rsidR="00057756">
                        <w:rPr>
                          <w:b w:val="0"/>
                          <w:noProof/>
                          <w:sz w:val="21"/>
                          <w:szCs w:val="21"/>
                        </w:rPr>
                        <w:t>5</w:t>
                      </w:r>
                      <w:r w:rsidRPr="0099026F">
                        <w:rPr>
                          <w:b w:val="0"/>
                          <w:sz w:val="21"/>
                          <w:szCs w:val="21"/>
                        </w:rPr>
                        <w:fldChar w:fldCharType="end"/>
                      </w:r>
                      <w:r w:rsidRPr="0099026F">
                        <w:rPr>
                          <w:b w:val="0"/>
                          <w:sz w:val="21"/>
                          <w:szCs w:val="21"/>
                        </w:rPr>
                        <w:t>.</w:t>
                      </w:r>
                      <w:r w:rsidRPr="0099026F">
                        <w:rPr>
                          <w:b w:val="0"/>
                          <w:sz w:val="21"/>
                          <w:szCs w:val="21"/>
                        </w:rPr>
                        <w:fldChar w:fldCharType="begin"/>
                      </w:r>
                      <w:r w:rsidRPr="0099026F">
                        <w:rPr>
                          <w:b w:val="0"/>
                          <w:sz w:val="21"/>
                          <w:szCs w:val="21"/>
                        </w:rPr>
                        <w:instrText xml:space="preserve"> </w:instrText>
                      </w:r>
                      <w:r w:rsidRPr="0099026F">
                        <w:rPr>
                          <w:rFonts w:hint="eastAsia"/>
                          <w:b w:val="0"/>
                          <w:sz w:val="21"/>
                          <w:szCs w:val="21"/>
                        </w:rPr>
                        <w:instrText xml:space="preserve">SEQ </w:instrText>
                      </w:r>
                      <w:r w:rsidRPr="0099026F">
                        <w:rPr>
                          <w:rFonts w:hint="eastAsia"/>
                          <w:b w:val="0"/>
                          <w:sz w:val="21"/>
                          <w:szCs w:val="21"/>
                        </w:rPr>
                        <w:instrText>图</w:instrText>
                      </w:r>
                      <w:r w:rsidRPr="0099026F">
                        <w:rPr>
                          <w:rFonts w:hint="eastAsia"/>
                          <w:b w:val="0"/>
                          <w:sz w:val="21"/>
                          <w:szCs w:val="21"/>
                        </w:rPr>
                        <w:instrText xml:space="preserve"> \* ARABIC \s 1</w:instrText>
                      </w:r>
                      <w:r w:rsidRPr="0099026F">
                        <w:rPr>
                          <w:b w:val="0"/>
                          <w:sz w:val="21"/>
                          <w:szCs w:val="21"/>
                        </w:rPr>
                        <w:instrText xml:space="preserve"> </w:instrText>
                      </w:r>
                      <w:r w:rsidRPr="0099026F">
                        <w:rPr>
                          <w:b w:val="0"/>
                          <w:sz w:val="21"/>
                          <w:szCs w:val="21"/>
                        </w:rPr>
                        <w:fldChar w:fldCharType="separate"/>
                      </w:r>
                      <w:r w:rsidR="00057756">
                        <w:rPr>
                          <w:b w:val="0"/>
                          <w:noProof/>
                          <w:sz w:val="21"/>
                          <w:szCs w:val="21"/>
                        </w:rPr>
                        <w:t>8</w:t>
                      </w:r>
                      <w:r w:rsidRPr="0099026F">
                        <w:rPr>
                          <w:b w:val="0"/>
                          <w:sz w:val="21"/>
                          <w:szCs w:val="21"/>
                        </w:rPr>
                        <w:fldChar w:fldCharType="end"/>
                      </w:r>
                      <w:bookmarkEnd w:id="654"/>
                      <w:r w:rsidRPr="0099026F">
                        <w:rPr>
                          <w:rFonts w:hint="eastAsia"/>
                          <w:b w:val="0"/>
                          <w:sz w:val="21"/>
                          <w:szCs w:val="21"/>
                        </w:rPr>
                        <w:t>人工神经网络对</w:t>
                      </w:r>
                      <w:r w:rsidRPr="0099026F">
                        <w:rPr>
                          <w:b w:val="0"/>
                          <w:sz w:val="21"/>
                          <w:szCs w:val="21"/>
                        </w:rPr>
                        <w:t>DAX</w:t>
                      </w:r>
                      <w:r w:rsidRPr="0099026F">
                        <w:rPr>
                          <w:rFonts w:hint="eastAsia"/>
                          <w:b w:val="0"/>
                          <w:sz w:val="21"/>
                          <w:szCs w:val="21"/>
                        </w:rPr>
                        <w:t>训练</w:t>
                      </w:r>
                      <w:r w:rsidRPr="0099026F">
                        <w:rPr>
                          <w:b w:val="0"/>
                          <w:sz w:val="21"/>
                          <w:szCs w:val="21"/>
                        </w:rPr>
                        <w:t>集的预测正确率</w:t>
                      </w:r>
                    </w:p>
                  </w:txbxContent>
                </v:textbox>
                <w10:wrap type="topAndBottom" anchorx="page"/>
              </v:shape>
            </w:pict>
          </mc:Fallback>
        </mc:AlternateContent>
      </w:r>
      <w:r w:rsidR="0099026F">
        <w:rPr>
          <w:noProof/>
        </w:rPr>
        <mc:AlternateContent>
          <mc:Choice Requires="wps">
            <w:drawing>
              <wp:anchor distT="0" distB="0" distL="114300" distR="114300" simplePos="0" relativeHeight="251769856" behindDoc="0" locked="0" layoutInCell="1" allowOverlap="1" wp14:anchorId="63A64143" wp14:editId="70661AD3">
                <wp:simplePos x="0" y="0"/>
                <wp:positionH relativeFrom="column">
                  <wp:posOffset>690245</wp:posOffset>
                </wp:positionH>
                <wp:positionV relativeFrom="paragraph">
                  <wp:posOffset>3275965</wp:posOffset>
                </wp:positionV>
                <wp:extent cx="401574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14:paraId="2F3E0B2A" w14:textId="0A89EF97" w:rsidR="00235C74" w:rsidRPr="0099026F" w:rsidRDefault="00235C74" w:rsidP="0099026F">
                            <w:pPr>
                              <w:pStyle w:val="a5"/>
                              <w:rPr>
                                <w:b w:val="0"/>
                                <w:sz w:val="21"/>
                                <w:szCs w:val="21"/>
                              </w:rPr>
                            </w:pPr>
                            <w:bookmarkStart w:id="655" w:name="_Ref484387974"/>
                            <w:r w:rsidRPr="0099026F">
                              <w:rPr>
                                <w:rFonts w:hint="eastAsia"/>
                                <w:b w:val="0"/>
                                <w:sz w:val="21"/>
                                <w:szCs w:val="21"/>
                              </w:rPr>
                              <w:t>图</w:t>
                            </w:r>
                            <w:r w:rsidRPr="0099026F">
                              <w:rPr>
                                <w:rFonts w:hint="eastAsia"/>
                                <w:b w:val="0"/>
                                <w:sz w:val="21"/>
                                <w:szCs w:val="21"/>
                              </w:rPr>
                              <w:t xml:space="preserve"> </w:t>
                            </w:r>
                            <w:r w:rsidRPr="0099026F">
                              <w:rPr>
                                <w:b w:val="0"/>
                                <w:sz w:val="21"/>
                                <w:szCs w:val="21"/>
                              </w:rPr>
                              <w:fldChar w:fldCharType="begin"/>
                            </w:r>
                            <w:r w:rsidRPr="0099026F">
                              <w:rPr>
                                <w:b w:val="0"/>
                                <w:sz w:val="21"/>
                                <w:szCs w:val="21"/>
                              </w:rPr>
                              <w:instrText xml:space="preserve"> </w:instrText>
                            </w:r>
                            <w:r w:rsidRPr="0099026F">
                              <w:rPr>
                                <w:rFonts w:hint="eastAsia"/>
                                <w:b w:val="0"/>
                                <w:sz w:val="21"/>
                                <w:szCs w:val="21"/>
                              </w:rPr>
                              <w:instrText>STYLEREF 1 \s</w:instrText>
                            </w:r>
                            <w:r w:rsidRPr="0099026F">
                              <w:rPr>
                                <w:b w:val="0"/>
                                <w:sz w:val="21"/>
                                <w:szCs w:val="21"/>
                              </w:rPr>
                              <w:instrText xml:space="preserve"> </w:instrText>
                            </w:r>
                            <w:r w:rsidRPr="0099026F">
                              <w:rPr>
                                <w:b w:val="0"/>
                                <w:sz w:val="21"/>
                                <w:szCs w:val="21"/>
                              </w:rPr>
                              <w:fldChar w:fldCharType="separate"/>
                            </w:r>
                            <w:r w:rsidR="00057756">
                              <w:rPr>
                                <w:b w:val="0"/>
                                <w:noProof/>
                                <w:sz w:val="21"/>
                                <w:szCs w:val="21"/>
                              </w:rPr>
                              <w:t>5</w:t>
                            </w:r>
                            <w:r w:rsidRPr="0099026F">
                              <w:rPr>
                                <w:b w:val="0"/>
                                <w:sz w:val="21"/>
                                <w:szCs w:val="21"/>
                              </w:rPr>
                              <w:fldChar w:fldCharType="end"/>
                            </w:r>
                            <w:r w:rsidRPr="0099026F">
                              <w:rPr>
                                <w:b w:val="0"/>
                                <w:sz w:val="21"/>
                                <w:szCs w:val="21"/>
                              </w:rPr>
                              <w:t>.</w:t>
                            </w:r>
                            <w:r w:rsidRPr="0099026F">
                              <w:rPr>
                                <w:b w:val="0"/>
                                <w:sz w:val="21"/>
                                <w:szCs w:val="21"/>
                              </w:rPr>
                              <w:fldChar w:fldCharType="begin"/>
                            </w:r>
                            <w:r w:rsidRPr="0099026F">
                              <w:rPr>
                                <w:b w:val="0"/>
                                <w:sz w:val="21"/>
                                <w:szCs w:val="21"/>
                              </w:rPr>
                              <w:instrText xml:space="preserve"> </w:instrText>
                            </w:r>
                            <w:r w:rsidRPr="0099026F">
                              <w:rPr>
                                <w:rFonts w:hint="eastAsia"/>
                                <w:b w:val="0"/>
                                <w:sz w:val="21"/>
                                <w:szCs w:val="21"/>
                              </w:rPr>
                              <w:instrText xml:space="preserve">SEQ </w:instrText>
                            </w:r>
                            <w:r w:rsidRPr="0099026F">
                              <w:rPr>
                                <w:rFonts w:hint="eastAsia"/>
                                <w:b w:val="0"/>
                                <w:sz w:val="21"/>
                                <w:szCs w:val="21"/>
                              </w:rPr>
                              <w:instrText>图</w:instrText>
                            </w:r>
                            <w:r w:rsidRPr="0099026F">
                              <w:rPr>
                                <w:rFonts w:hint="eastAsia"/>
                                <w:b w:val="0"/>
                                <w:sz w:val="21"/>
                                <w:szCs w:val="21"/>
                              </w:rPr>
                              <w:instrText xml:space="preserve"> \* ARABIC \s 1</w:instrText>
                            </w:r>
                            <w:r w:rsidRPr="0099026F">
                              <w:rPr>
                                <w:b w:val="0"/>
                                <w:sz w:val="21"/>
                                <w:szCs w:val="21"/>
                              </w:rPr>
                              <w:instrText xml:space="preserve"> </w:instrText>
                            </w:r>
                            <w:r w:rsidRPr="0099026F">
                              <w:rPr>
                                <w:b w:val="0"/>
                                <w:sz w:val="21"/>
                                <w:szCs w:val="21"/>
                              </w:rPr>
                              <w:fldChar w:fldCharType="separate"/>
                            </w:r>
                            <w:r w:rsidR="00057756">
                              <w:rPr>
                                <w:b w:val="0"/>
                                <w:noProof/>
                                <w:sz w:val="21"/>
                                <w:szCs w:val="21"/>
                              </w:rPr>
                              <w:t>9</w:t>
                            </w:r>
                            <w:r w:rsidRPr="0099026F">
                              <w:rPr>
                                <w:b w:val="0"/>
                                <w:sz w:val="21"/>
                                <w:szCs w:val="21"/>
                              </w:rPr>
                              <w:fldChar w:fldCharType="end"/>
                            </w:r>
                            <w:bookmarkEnd w:id="655"/>
                            <w:r w:rsidRPr="0099026F">
                              <w:rPr>
                                <w:rFonts w:hint="eastAsia"/>
                                <w:b w:val="0"/>
                                <w:sz w:val="21"/>
                                <w:szCs w:val="21"/>
                              </w:rPr>
                              <w:t>人工神经网络对</w:t>
                            </w:r>
                            <w:r w:rsidRPr="0099026F">
                              <w:rPr>
                                <w:b w:val="0"/>
                                <w:sz w:val="21"/>
                                <w:szCs w:val="21"/>
                              </w:rPr>
                              <w:t>GLD</w:t>
                            </w:r>
                            <w:r w:rsidRPr="0099026F">
                              <w:rPr>
                                <w:rFonts w:hint="eastAsia"/>
                                <w:b w:val="0"/>
                                <w:sz w:val="21"/>
                                <w:szCs w:val="21"/>
                              </w:rPr>
                              <w:t>训练</w:t>
                            </w:r>
                            <w:r w:rsidRPr="0099026F">
                              <w:rPr>
                                <w:b w:val="0"/>
                                <w:sz w:val="21"/>
                                <w:szCs w:val="21"/>
                              </w:rPr>
                              <w:t>集的预测正确率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64143" id="文本框 38" o:spid="_x0000_s1050" type="#_x0000_t202" style="position:absolute;left:0;text-align:left;margin-left:54.35pt;margin-top:257.95pt;width:316.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" stroked="f">
                <v:textbox style="mso-fit-shape-to-text:t" inset="0,0,0,0">
                  <w:txbxContent>
                    <w:p w14:paraId="2F3E0B2A" w14:textId="0A89EF97" w:rsidR="00235C74" w:rsidRPr="0099026F" w:rsidRDefault="00235C74" w:rsidP="0099026F">
                      <w:pPr>
                        <w:pStyle w:val="a5"/>
                        <w:rPr>
                          <w:b w:val="0"/>
                          <w:sz w:val="21"/>
                          <w:szCs w:val="21"/>
                        </w:rPr>
                      </w:pPr>
                      <w:bookmarkStart w:id="656" w:name="_Ref484387974"/>
                      <w:r w:rsidRPr="0099026F">
                        <w:rPr>
                          <w:rFonts w:hint="eastAsia"/>
                          <w:b w:val="0"/>
                          <w:sz w:val="21"/>
                          <w:szCs w:val="21"/>
                        </w:rPr>
                        <w:t>图</w:t>
                      </w:r>
                      <w:r w:rsidRPr="0099026F">
                        <w:rPr>
                          <w:rFonts w:hint="eastAsia"/>
                          <w:b w:val="0"/>
                          <w:sz w:val="21"/>
                          <w:szCs w:val="21"/>
                        </w:rPr>
                        <w:t xml:space="preserve"> </w:t>
                      </w:r>
                      <w:r w:rsidRPr="0099026F">
                        <w:rPr>
                          <w:b w:val="0"/>
                          <w:sz w:val="21"/>
                          <w:szCs w:val="21"/>
                        </w:rPr>
                        <w:fldChar w:fldCharType="begin"/>
                      </w:r>
                      <w:r w:rsidRPr="0099026F">
                        <w:rPr>
                          <w:b w:val="0"/>
                          <w:sz w:val="21"/>
                          <w:szCs w:val="21"/>
                        </w:rPr>
                        <w:instrText xml:space="preserve"> </w:instrText>
                      </w:r>
                      <w:r w:rsidRPr="0099026F">
                        <w:rPr>
                          <w:rFonts w:hint="eastAsia"/>
                          <w:b w:val="0"/>
                          <w:sz w:val="21"/>
                          <w:szCs w:val="21"/>
                        </w:rPr>
                        <w:instrText>STYLEREF 1 \s</w:instrText>
                      </w:r>
                      <w:r w:rsidRPr="0099026F">
                        <w:rPr>
                          <w:b w:val="0"/>
                          <w:sz w:val="21"/>
                          <w:szCs w:val="21"/>
                        </w:rPr>
                        <w:instrText xml:space="preserve"> </w:instrText>
                      </w:r>
                      <w:r w:rsidRPr="0099026F">
                        <w:rPr>
                          <w:b w:val="0"/>
                          <w:sz w:val="21"/>
                          <w:szCs w:val="21"/>
                        </w:rPr>
                        <w:fldChar w:fldCharType="separate"/>
                      </w:r>
                      <w:r w:rsidR="00057756">
                        <w:rPr>
                          <w:b w:val="0"/>
                          <w:noProof/>
                          <w:sz w:val="21"/>
                          <w:szCs w:val="21"/>
                        </w:rPr>
                        <w:t>5</w:t>
                      </w:r>
                      <w:r w:rsidRPr="0099026F">
                        <w:rPr>
                          <w:b w:val="0"/>
                          <w:sz w:val="21"/>
                          <w:szCs w:val="21"/>
                        </w:rPr>
                        <w:fldChar w:fldCharType="end"/>
                      </w:r>
                      <w:r w:rsidRPr="0099026F">
                        <w:rPr>
                          <w:b w:val="0"/>
                          <w:sz w:val="21"/>
                          <w:szCs w:val="21"/>
                        </w:rPr>
                        <w:t>.</w:t>
                      </w:r>
                      <w:r w:rsidRPr="0099026F">
                        <w:rPr>
                          <w:b w:val="0"/>
                          <w:sz w:val="21"/>
                          <w:szCs w:val="21"/>
                        </w:rPr>
                        <w:fldChar w:fldCharType="begin"/>
                      </w:r>
                      <w:r w:rsidRPr="0099026F">
                        <w:rPr>
                          <w:b w:val="0"/>
                          <w:sz w:val="21"/>
                          <w:szCs w:val="21"/>
                        </w:rPr>
                        <w:instrText xml:space="preserve"> </w:instrText>
                      </w:r>
                      <w:r w:rsidRPr="0099026F">
                        <w:rPr>
                          <w:rFonts w:hint="eastAsia"/>
                          <w:b w:val="0"/>
                          <w:sz w:val="21"/>
                          <w:szCs w:val="21"/>
                        </w:rPr>
                        <w:instrText xml:space="preserve">SEQ </w:instrText>
                      </w:r>
                      <w:r w:rsidRPr="0099026F">
                        <w:rPr>
                          <w:rFonts w:hint="eastAsia"/>
                          <w:b w:val="0"/>
                          <w:sz w:val="21"/>
                          <w:szCs w:val="21"/>
                        </w:rPr>
                        <w:instrText>图</w:instrText>
                      </w:r>
                      <w:r w:rsidRPr="0099026F">
                        <w:rPr>
                          <w:rFonts w:hint="eastAsia"/>
                          <w:b w:val="0"/>
                          <w:sz w:val="21"/>
                          <w:szCs w:val="21"/>
                        </w:rPr>
                        <w:instrText xml:space="preserve"> \* ARABIC \s 1</w:instrText>
                      </w:r>
                      <w:r w:rsidRPr="0099026F">
                        <w:rPr>
                          <w:b w:val="0"/>
                          <w:sz w:val="21"/>
                          <w:szCs w:val="21"/>
                        </w:rPr>
                        <w:instrText xml:space="preserve"> </w:instrText>
                      </w:r>
                      <w:r w:rsidRPr="0099026F">
                        <w:rPr>
                          <w:b w:val="0"/>
                          <w:sz w:val="21"/>
                          <w:szCs w:val="21"/>
                        </w:rPr>
                        <w:fldChar w:fldCharType="separate"/>
                      </w:r>
                      <w:r w:rsidR="00057756">
                        <w:rPr>
                          <w:b w:val="0"/>
                          <w:noProof/>
                          <w:sz w:val="21"/>
                          <w:szCs w:val="21"/>
                        </w:rPr>
                        <w:t>9</w:t>
                      </w:r>
                      <w:r w:rsidRPr="0099026F">
                        <w:rPr>
                          <w:b w:val="0"/>
                          <w:sz w:val="21"/>
                          <w:szCs w:val="21"/>
                        </w:rPr>
                        <w:fldChar w:fldCharType="end"/>
                      </w:r>
                      <w:bookmarkEnd w:id="656"/>
                      <w:r w:rsidRPr="0099026F">
                        <w:rPr>
                          <w:rFonts w:hint="eastAsia"/>
                          <w:b w:val="0"/>
                          <w:sz w:val="21"/>
                          <w:szCs w:val="21"/>
                        </w:rPr>
                        <w:t>人工神经网络对</w:t>
                      </w:r>
                      <w:r w:rsidRPr="0099026F">
                        <w:rPr>
                          <w:b w:val="0"/>
                          <w:sz w:val="21"/>
                          <w:szCs w:val="21"/>
                        </w:rPr>
                        <w:t>GLD</w:t>
                      </w:r>
                      <w:r w:rsidRPr="0099026F">
                        <w:rPr>
                          <w:rFonts w:hint="eastAsia"/>
                          <w:b w:val="0"/>
                          <w:sz w:val="21"/>
                          <w:szCs w:val="21"/>
                        </w:rPr>
                        <w:t>训练</w:t>
                      </w:r>
                      <w:r w:rsidRPr="0099026F">
                        <w:rPr>
                          <w:b w:val="0"/>
                          <w:sz w:val="21"/>
                          <w:szCs w:val="21"/>
                        </w:rPr>
                        <w:t>集的预测正确率</w:t>
                      </w:r>
                    </w:p>
                  </w:txbxContent>
                </v:textbox>
                <w10:wrap type="topAndBottom"/>
              </v:shape>
            </w:pict>
          </mc:Fallback>
        </mc:AlternateContent>
      </w:r>
      <w:r w:rsidR="0099026F" w:rsidRPr="0099026F">
        <w:rPr>
          <w:noProof/>
        </w:rPr>
        <w:drawing>
          <wp:anchor distT="0" distB="0" distL="114300" distR="114300" simplePos="0" relativeHeight="251767808" behindDoc="0" locked="0" layoutInCell="1" allowOverlap="1" wp14:anchorId="3B273FB2" wp14:editId="320AFB05">
            <wp:simplePos x="0" y="0"/>
            <wp:positionH relativeFrom="page">
              <wp:align>center</wp:align>
            </wp:positionH>
            <wp:positionV relativeFrom="paragraph">
              <wp:posOffset>2571115</wp:posOffset>
            </wp:positionV>
            <wp:extent cx="4015740" cy="647700"/>
            <wp:effectExtent l="190500" t="190500" r="194310" b="190500"/>
            <wp:wrapTopAndBottom/>
            <wp:docPr id="14" name="图片 14" descr="C:\Users\SyW\AppData\Local\Temp\14954862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W\AppData\Local\Temp\1495486277(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5740" cy="647700"/>
                    </a:xfrm>
                    <a:prstGeom prst="rect">
                      <a:avLst/>
                    </a:prstGeom>
                    <a:ln>
                      <a:noFill/>
                    </a:ln>
                    <a:effectLst>
                      <a:outerShdw blurRad="190500" algn="tl" rotWithShape="0">
                        <a:srgbClr val="000000">
                          <a:alpha val="70000"/>
                        </a:srgbClr>
                      </a:outerShdw>
                    </a:effectLst>
                  </pic:spPr>
                </pic:pic>
              </a:graphicData>
            </a:graphic>
          </wp:anchor>
        </w:drawing>
      </w:r>
      <w:r w:rsidR="0099026F" w:rsidRPr="0099026F">
        <w:rPr>
          <w:noProof/>
        </w:rPr>
        <w:drawing>
          <wp:anchor distT="0" distB="0" distL="114300" distR="114300" simplePos="0" relativeHeight="251763712" behindDoc="0" locked="0" layoutInCell="1" allowOverlap="1" wp14:anchorId="483E4ECB" wp14:editId="1DA9360F">
            <wp:simplePos x="0" y="0"/>
            <wp:positionH relativeFrom="page">
              <wp:align>center</wp:align>
            </wp:positionH>
            <wp:positionV relativeFrom="paragraph">
              <wp:posOffset>1409065</wp:posOffset>
            </wp:positionV>
            <wp:extent cx="4015740" cy="678180"/>
            <wp:effectExtent l="190500" t="190500" r="194310" b="198120"/>
            <wp:wrapTopAndBottom/>
            <wp:docPr id="11" name="图片 11" descr="C:\Users\SyW\AppData\Local\Temp\1495485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W\AppData\Local\Temp\1495485814(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5740" cy="678180"/>
                    </a:xfrm>
                    <a:prstGeom prst="rect">
                      <a:avLst/>
                    </a:prstGeom>
                    <a:ln>
                      <a:noFill/>
                    </a:ln>
                    <a:effectLst>
                      <a:outerShdw blurRad="190500" algn="tl" rotWithShape="0">
                        <a:srgbClr val="000000">
                          <a:alpha val="70000"/>
                        </a:srgbClr>
                      </a:outerShdw>
                    </a:effectLst>
                  </pic:spPr>
                </pic:pic>
              </a:graphicData>
            </a:graphic>
          </wp:anchor>
        </w:drawing>
      </w:r>
      <w:r>
        <w:rPr>
          <w:rFonts w:hint="eastAsia"/>
        </w:rPr>
        <w:t>了。</w:t>
      </w:r>
    </w:p>
    <w:p w14:paraId="5333AA61" w14:textId="77777777" w:rsidR="003A53CF" w:rsidRDefault="003A53CF" w:rsidP="003A53CF">
      <w:pPr>
        <w:pStyle w:val="3"/>
        <w:spacing w:before="156" w:after="156"/>
        <w:ind w:firstLine="360"/>
      </w:pPr>
      <w:bookmarkStart w:id="657" w:name="_Toc484097138"/>
      <w:r>
        <w:rPr>
          <w:rFonts w:hint="eastAsia"/>
        </w:rPr>
        <w:t>遗传算法</w:t>
      </w:r>
      <w:r w:rsidR="00383941">
        <w:rPr>
          <w:rFonts w:hint="eastAsia"/>
        </w:rPr>
        <w:t>CPU</w:t>
      </w:r>
      <w:r w:rsidR="00383941">
        <w:rPr>
          <w:rFonts w:hint="eastAsia"/>
        </w:rPr>
        <w:t>与</w:t>
      </w:r>
      <w:r w:rsidR="00383941">
        <w:rPr>
          <w:rFonts w:hint="eastAsia"/>
        </w:rPr>
        <w:t>GPU</w:t>
      </w:r>
      <w:r w:rsidR="00C33F14">
        <w:rPr>
          <w:rFonts w:hint="eastAsia"/>
        </w:rPr>
        <w:t>训练</w:t>
      </w:r>
      <w:r w:rsidR="00BE3F87">
        <w:rPr>
          <w:rFonts w:hint="eastAsia"/>
        </w:rPr>
        <w:t>性能</w:t>
      </w:r>
      <w:r w:rsidR="00C33F14">
        <w:rPr>
          <w:rFonts w:hint="eastAsia"/>
        </w:rPr>
        <w:t>的</w:t>
      </w:r>
      <w:r>
        <w:rPr>
          <w:rFonts w:hint="eastAsia"/>
        </w:rPr>
        <w:t>对比</w:t>
      </w:r>
      <w:bookmarkEnd w:id="657"/>
    </w:p>
    <w:p w14:paraId="001C344B" w14:textId="7FC0EB3C" w:rsidR="0077659D" w:rsidRDefault="00C526FF" w:rsidP="0077659D">
      <w:pPr>
        <w:pStyle w:val="a0"/>
        <w:ind w:firstLine="480"/>
      </w:pPr>
      <w:r>
        <w:rPr>
          <w:noProof/>
        </w:rPr>
        <mc:AlternateContent>
          <mc:Choice Requires="wps">
            <w:drawing>
              <wp:anchor distT="0" distB="0" distL="114300" distR="114300" simplePos="0" relativeHeight="251702272" behindDoc="0" locked="0" layoutInCell="1" allowOverlap="1" wp14:anchorId="5AF02750" wp14:editId="666D268B">
                <wp:simplePos x="0" y="0"/>
                <wp:positionH relativeFrom="column">
                  <wp:posOffset>169545</wp:posOffset>
                </wp:positionH>
                <wp:positionV relativeFrom="paragraph">
                  <wp:posOffset>1710055</wp:posOffset>
                </wp:positionV>
                <wp:extent cx="2522220" cy="274320"/>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2522220" cy="274320"/>
                        </a:xfrm>
                        <a:prstGeom prst="rect">
                          <a:avLst/>
                        </a:prstGeom>
                        <a:solidFill>
                          <a:prstClr val="white"/>
                        </a:solidFill>
                        <a:ln>
                          <a:noFill/>
                        </a:ln>
                      </wps:spPr>
                      <wps:txbx>
                        <w:txbxContent>
                          <w:p w14:paraId="7BCC2FC3" w14:textId="6830C24B" w:rsidR="00235C74" w:rsidRPr="00C526FF" w:rsidRDefault="00235C74" w:rsidP="00DE587D">
                            <w:pPr>
                              <w:pStyle w:val="a5"/>
                              <w:rPr>
                                <w:b w:val="0"/>
                                <w:sz w:val="21"/>
                                <w:szCs w:val="21"/>
                              </w:rPr>
                            </w:pPr>
                            <w:bookmarkStart w:id="658" w:name="_Ref483282041"/>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10</w:t>
                            </w:r>
                            <w:r>
                              <w:rPr>
                                <w:b w:val="0"/>
                                <w:sz w:val="21"/>
                                <w:szCs w:val="21"/>
                              </w:rPr>
                              <w:fldChar w:fldCharType="end"/>
                            </w:r>
                            <w:bookmarkEnd w:id="658"/>
                            <w:r w:rsidRPr="00C526FF">
                              <w:rPr>
                                <w:b w:val="0"/>
                                <w:sz w:val="21"/>
                                <w:szCs w:val="21"/>
                              </w:rPr>
                              <w:t xml:space="preserve"> </w:t>
                            </w:r>
                            <w:r w:rsidRPr="00C526FF">
                              <w:rPr>
                                <w:rFonts w:hint="eastAsia"/>
                                <w:b w:val="0"/>
                                <w:sz w:val="21"/>
                                <w:szCs w:val="21"/>
                              </w:rPr>
                              <w:t>CPU</w:t>
                            </w:r>
                            <w:r w:rsidRPr="00C526FF">
                              <w:rPr>
                                <w:rFonts w:hint="eastAsia"/>
                                <w:b w:val="0"/>
                                <w:sz w:val="21"/>
                                <w:szCs w:val="21"/>
                              </w:rPr>
                              <w:t>遗传算法</w:t>
                            </w:r>
                            <w:r w:rsidRPr="00C526FF">
                              <w:rPr>
                                <w:b w:val="0"/>
                                <w:sz w:val="21"/>
                                <w:szCs w:val="21"/>
                              </w:rPr>
                              <w:t>训练</w:t>
                            </w:r>
                            <w:r w:rsidRPr="00C526FF">
                              <w:rPr>
                                <w:b w:val="0"/>
                                <w:sz w:val="21"/>
                                <w:szCs w:val="21"/>
                              </w:rPr>
                              <w:t>DAX</w:t>
                            </w:r>
                            <w:r w:rsidRPr="00C526FF">
                              <w:rPr>
                                <w:b w:val="0"/>
                                <w:sz w:val="21"/>
                                <w:szCs w:val="21"/>
                              </w:rPr>
                              <w:t>数据</w:t>
                            </w:r>
                            <w:r w:rsidRPr="00C526FF">
                              <w:rPr>
                                <w:rFonts w:hint="eastAsia"/>
                                <w:b w:val="0"/>
                                <w:sz w:val="21"/>
                                <w:szCs w:val="21"/>
                              </w:rPr>
                              <w:t>的耗时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F02750" id="文本框 34" o:spid="_x0000_s1051" type="#_x0000_t202" style="position:absolute;left:0;text-align:left;margin-left:13.35pt;margin-top:134.65pt;width:198.6pt;height:21.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" stroked="f">
                <v:textbox style="mso-fit-shape-to-text:t" inset="0,0,0,0">
                  <w:txbxContent>
                    <w:p w14:paraId="7BCC2FC3" w14:textId="6830C24B" w:rsidR="00235C74" w:rsidRPr="00C526FF" w:rsidRDefault="00235C74" w:rsidP="00DE587D">
                      <w:pPr>
                        <w:pStyle w:val="a5"/>
                        <w:rPr>
                          <w:b w:val="0"/>
                          <w:sz w:val="21"/>
                          <w:szCs w:val="21"/>
                        </w:rPr>
                      </w:pPr>
                      <w:bookmarkStart w:id="659" w:name="_Ref483282041"/>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10</w:t>
                      </w:r>
                      <w:r>
                        <w:rPr>
                          <w:b w:val="0"/>
                          <w:sz w:val="21"/>
                          <w:szCs w:val="21"/>
                        </w:rPr>
                        <w:fldChar w:fldCharType="end"/>
                      </w:r>
                      <w:bookmarkEnd w:id="659"/>
                      <w:r w:rsidRPr="00C526FF">
                        <w:rPr>
                          <w:b w:val="0"/>
                          <w:sz w:val="21"/>
                          <w:szCs w:val="21"/>
                        </w:rPr>
                        <w:t xml:space="preserve"> </w:t>
                      </w:r>
                      <w:r w:rsidRPr="00C526FF">
                        <w:rPr>
                          <w:rFonts w:hint="eastAsia"/>
                          <w:b w:val="0"/>
                          <w:sz w:val="21"/>
                          <w:szCs w:val="21"/>
                        </w:rPr>
                        <w:t>CPU</w:t>
                      </w:r>
                      <w:r w:rsidRPr="00C526FF">
                        <w:rPr>
                          <w:rFonts w:hint="eastAsia"/>
                          <w:b w:val="0"/>
                          <w:sz w:val="21"/>
                          <w:szCs w:val="21"/>
                        </w:rPr>
                        <w:t>遗传算法</w:t>
                      </w:r>
                      <w:r w:rsidRPr="00C526FF">
                        <w:rPr>
                          <w:b w:val="0"/>
                          <w:sz w:val="21"/>
                          <w:szCs w:val="21"/>
                        </w:rPr>
                        <w:t>训练</w:t>
                      </w:r>
                      <w:r w:rsidRPr="00C526FF">
                        <w:rPr>
                          <w:b w:val="0"/>
                          <w:sz w:val="21"/>
                          <w:szCs w:val="21"/>
                        </w:rPr>
                        <w:t>DAX</w:t>
                      </w:r>
                      <w:r w:rsidRPr="00C526FF">
                        <w:rPr>
                          <w:b w:val="0"/>
                          <w:sz w:val="21"/>
                          <w:szCs w:val="21"/>
                        </w:rPr>
                        <w:t>数据</w:t>
                      </w:r>
                      <w:r w:rsidRPr="00C526FF">
                        <w:rPr>
                          <w:rFonts w:hint="eastAsia"/>
                          <w:b w:val="0"/>
                          <w:sz w:val="21"/>
                          <w:szCs w:val="21"/>
                        </w:rPr>
                        <w:t>的耗时</w:t>
                      </w:r>
                    </w:p>
                  </w:txbxContent>
                </v:textbox>
                <w10:wrap type="topAndBottom"/>
              </v:shape>
            </w:pict>
          </mc:Fallback>
        </mc:AlternateContent>
      </w:r>
      <w:r w:rsidRPr="008154AD">
        <w:rPr>
          <w:noProof/>
        </w:rPr>
        <w:drawing>
          <wp:anchor distT="0" distB="0" distL="114300" distR="114300" simplePos="0" relativeHeight="251700224" behindDoc="0" locked="0" layoutInCell="1" allowOverlap="1" wp14:anchorId="3D3BE9AC" wp14:editId="773D8F94">
            <wp:simplePos x="0" y="0"/>
            <wp:positionH relativeFrom="margin">
              <wp:posOffset>457200</wp:posOffset>
            </wp:positionH>
            <wp:positionV relativeFrom="paragraph">
              <wp:posOffset>1388745</wp:posOffset>
            </wp:positionV>
            <wp:extent cx="2148840" cy="182880"/>
            <wp:effectExtent l="190500" t="190500" r="175260" b="198120"/>
            <wp:wrapTopAndBottom/>
            <wp:docPr id="33" name="图片 33" descr="C:\Users\SyW\AppData\Local\Temp\1495489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W\AppData\Local\Temp\14954897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8840" cy="182880"/>
                    </a:xfrm>
                    <a:prstGeom prst="rect">
                      <a:avLst/>
                    </a:prstGeom>
                    <a:ln>
                      <a:noFill/>
                    </a:ln>
                    <a:effectLst>
                      <a:outerShdw blurRad="190500" algn="tl" rotWithShape="0">
                        <a:srgbClr val="000000">
                          <a:alpha val="70000"/>
                        </a:srgbClr>
                      </a:outerShdw>
                    </a:effectLst>
                  </pic:spPr>
                </pic:pic>
              </a:graphicData>
            </a:graphic>
          </wp:anchor>
        </w:drawing>
      </w:r>
      <w:r w:rsidRPr="00E20889">
        <w:rPr>
          <w:noProof/>
        </w:rPr>
        <w:drawing>
          <wp:anchor distT="0" distB="0" distL="114300" distR="114300" simplePos="0" relativeHeight="251703296" behindDoc="0" locked="0" layoutInCell="1" allowOverlap="1" wp14:anchorId="49FC5984" wp14:editId="1D75AB2E">
            <wp:simplePos x="0" y="0"/>
            <wp:positionH relativeFrom="column">
              <wp:posOffset>3171825</wp:posOffset>
            </wp:positionH>
            <wp:positionV relativeFrom="paragraph">
              <wp:posOffset>1419225</wp:posOffset>
            </wp:positionV>
            <wp:extent cx="2141220" cy="167640"/>
            <wp:effectExtent l="171450" t="190500" r="163830" b="194310"/>
            <wp:wrapTopAndBottom/>
            <wp:docPr id="35" name="图片 35" descr="C:\Users\SyW\AppData\Local\Temp\1495491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W\AppData\Local\Temp\1495491335(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1220" cy="16764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05344" behindDoc="0" locked="0" layoutInCell="1" allowOverlap="1" wp14:anchorId="71C85044" wp14:editId="1D63750D">
                <wp:simplePos x="0" y="0"/>
                <wp:positionH relativeFrom="column">
                  <wp:posOffset>2973705</wp:posOffset>
                </wp:positionH>
                <wp:positionV relativeFrom="paragraph">
                  <wp:posOffset>1717675</wp:posOffset>
                </wp:positionV>
                <wp:extent cx="2628900" cy="274320"/>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2628900" cy="274320"/>
                        </a:xfrm>
                        <a:prstGeom prst="rect">
                          <a:avLst/>
                        </a:prstGeom>
                        <a:solidFill>
                          <a:prstClr val="white"/>
                        </a:solidFill>
                        <a:ln>
                          <a:noFill/>
                        </a:ln>
                      </wps:spPr>
                      <wps:txbx>
                        <w:txbxContent>
                          <w:p w14:paraId="41AE0A6E" w14:textId="4974CC71" w:rsidR="00235C74" w:rsidRPr="00C633D9" w:rsidRDefault="00235C74" w:rsidP="00E20889">
                            <w:pPr>
                              <w:pStyle w:val="a5"/>
                              <w:rPr>
                                <w:sz w:val="24"/>
                                <w:szCs w:val="24"/>
                              </w:rPr>
                            </w:pPr>
                            <w:bookmarkStart w:id="660" w:name="_Ref483283722"/>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11</w:t>
                            </w:r>
                            <w:r>
                              <w:rPr>
                                <w:b w:val="0"/>
                                <w:sz w:val="21"/>
                                <w:szCs w:val="21"/>
                              </w:rPr>
                              <w:fldChar w:fldCharType="end"/>
                            </w:r>
                            <w:bookmarkEnd w:id="660"/>
                            <w:r w:rsidRPr="00C526FF">
                              <w:rPr>
                                <w:rFonts w:hint="eastAsia"/>
                                <w:b w:val="0"/>
                                <w:sz w:val="21"/>
                                <w:szCs w:val="21"/>
                              </w:rPr>
                              <w:t xml:space="preserve"> </w:t>
                            </w:r>
                            <w:r w:rsidRPr="00C526FF">
                              <w:rPr>
                                <w:b w:val="0"/>
                                <w:sz w:val="21"/>
                                <w:szCs w:val="21"/>
                              </w:rPr>
                              <w:t>G</w:t>
                            </w:r>
                            <w:r w:rsidRPr="00C526FF">
                              <w:rPr>
                                <w:rFonts w:hint="eastAsia"/>
                                <w:b w:val="0"/>
                                <w:sz w:val="21"/>
                                <w:szCs w:val="21"/>
                              </w:rPr>
                              <w:t>PU</w:t>
                            </w:r>
                            <w:r w:rsidRPr="00C526FF">
                              <w:rPr>
                                <w:rFonts w:hint="eastAsia"/>
                                <w:b w:val="0"/>
                                <w:sz w:val="21"/>
                                <w:szCs w:val="21"/>
                              </w:rPr>
                              <w:t>遗传算法</w:t>
                            </w:r>
                            <w:r w:rsidRPr="00C526FF">
                              <w:rPr>
                                <w:b w:val="0"/>
                                <w:sz w:val="21"/>
                                <w:szCs w:val="21"/>
                              </w:rPr>
                              <w:t>训练</w:t>
                            </w:r>
                            <w:r w:rsidRPr="00C526FF">
                              <w:rPr>
                                <w:b w:val="0"/>
                                <w:sz w:val="21"/>
                                <w:szCs w:val="21"/>
                              </w:rPr>
                              <w:t>DAX</w:t>
                            </w:r>
                            <w:r w:rsidRPr="00C526FF">
                              <w:rPr>
                                <w:b w:val="0"/>
                                <w:sz w:val="21"/>
                                <w:szCs w:val="21"/>
                              </w:rPr>
                              <w:t>数据</w:t>
                            </w:r>
                            <w:r w:rsidRPr="00C526FF">
                              <w:rPr>
                                <w:rFonts w:hint="eastAsia"/>
                                <w:b w:val="0"/>
                                <w:sz w:val="21"/>
                                <w:szCs w:val="21"/>
                              </w:rPr>
                              <w:t>的耗时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85044" id="文本框 36" o:spid="_x0000_s1052" type="#_x0000_t202" style="position:absolute;left:0;text-align:left;margin-left:234.15pt;margin-top:135.25pt;width:207pt;height:21.6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" stroked="f">
                <v:textbox style="mso-fit-shape-to-text:t" inset="0,0,0,0">
                  <w:txbxContent>
                    <w:p w14:paraId="41AE0A6E" w14:textId="4974CC71" w:rsidR="00235C74" w:rsidRPr="00C633D9" w:rsidRDefault="00235C74" w:rsidP="00E20889">
                      <w:pPr>
                        <w:pStyle w:val="a5"/>
                        <w:rPr>
                          <w:sz w:val="24"/>
                          <w:szCs w:val="24"/>
                        </w:rPr>
                      </w:pPr>
                      <w:bookmarkStart w:id="661" w:name="_Ref483283722"/>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11</w:t>
                      </w:r>
                      <w:r>
                        <w:rPr>
                          <w:b w:val="0"/>
                          <w:sz w:val="21"/>
                          <w:szCs w:val="21"/>
                        </w:rPr>
                        <w:fldChar w:fldCharType="end"/>
                      </w:r>
                      <w:bookmarkEnd w:id="661"/>
                      <w:r w:rsidRPr="00C526FF">
                        <w:rPr>
                          <w:rFonts w:hint="eastAsia"/>
                          <w:b w:val="0"/>
                          <w:sz w:val="21"/>
                          <w:szCs w:val="21"/>
                        </w:rPr>
                        <w:t xml:space="preserve"> </w:t>
                      </w:r>
                      <w:r w:rsidRPr="00C526FF">
                        <w:rPr>
                          <w:b w:val="0"/>
                          <w:sz w:val="21"/>
                          <w:szCs w:val="21"/>
                        </w:rPr>
                        <w:t>G</w:t>
                      </w:r>
                      <w:r w:rsidRPr="00C526FF">
                        <w:rPr>
                          <w:rFonts w:hint="eastAsia"/>
                          <w:b w:val="0"/>
                          <w:sz w:val="21"/>
                          <w:szCs w:val="21"/>
                        </w:rPr>
                        <w:t>PU</w:t>
                      </w:r>
                      <w:r w:rsidRPr="00C526FF">
                        <w:rPr>
                          <w:rFonts w:hint="eastAsia"/>
                          <w:b w:val="0"/>
                          <w:sz w:val="21"/>
                          <w:szCs w:val="21"/>
                        </w:rPr>
                        <w:t>遗传算法</w:t>
                      </w:r>
                      <w:r w:rsidRPr="00C526FF">
                        <w:rPr>
                          <w:b w:val="0"/>
                          <w:sz w:val="21"/>
                          <w:szCs w:val="21"/>
                        </w:rPr>
                        <w:t>训练</w:t>
                      </w:r>
                      <w:r w:rsidRPr="00C526FF">
                        <w:rPr>
                          <w:b w:val="0"/>
                          <w:sz w:val="21"/>
                          <w:szCs w:val="21"/>
                        </w:rPr>
                        <w:t>DAX</w:t>
                      </w:r>
                      <w:r w:rsidRPr="00C526FF">
                        <w:rPr>
                          <w:b w:val="0"/>
                          <w:sz w:val="21"/>
                          <w:szCs w:val="21"/>
                        </w:rPr>
                        <w:t>数据</w:t>
                      </w:r>
                      <w:r w:rsidRPr="00C526FF">
                        <w:rPr>
                          <w:rFonts w:hint="eastAsia"/>
                          <w:b w:val="0"/>
                          <w:sz w:val="21"/>
                          <w:szCs w:val="21"/>
                        </w:rPr>
                        <w:t>的耗时</w:t>
                      </w:r>
                    </w:p>
                  </w:txbxContent>
                </v:textbox>
                <w10:wrap type="topAndBottom"/>
              </v:shape>
            </w:pict>
          </mc:Fallback>
        </mc:AlternateContent>
      </w:r>
      <w:r w:rsidR="00C064CD">
        <w:rPr>
          <w:rFonts w:hint="eastAsia"/>
        </w:rPr>
        <w:t>DAX</w:t>
      </w:r>
      <w:r w:rsidR="00C064CD">
        <w:rPr>
          <w:rFonts w:hint="eastAsia"/>
        </w:rPr>
        <w:t>训练集共包括</w:t>
      </w:r>
      <w:r w:rsidR="00C064CD">
        <w:rPr>
          <w:rFonts w:hint="eastAsia"/>
        </w:rPr>
        <w:t>3</w:t>
      </w:r>
      <w:r w:rsidR="00C064CD">
        <w:t>00</w:t>
      </w:r>
      <w:r w:rsidR="00C064CD">
        <w:rPr>
          <w:rFonts w:hint="eastAsia"/>
        </w:rPr>
        <w:t>条数据。分</w:t>
      </w:r>
      <w:r w:rsidR="00A86CEA">
        <w:rPr>
          <w:rFonts w:hint="eastAsia"/>
        </w:rPr>
        <w:t>别</w:t>
      </w:r>
      <w:r w:rsidR="00C064CD">
        <w:rPr>
          <w:rFonts w:hint="eastAsia"/>
        </w:rPr>
        <w:t>使用基于</w:t>
      </w:r>
      <w:r w:rsidR="00C064CD">
        <w:rPr>
          <w:rFonts w:hint="eastAsia"/>
        </w:rPr>
        <w:t>CPU</w:t>
      </w:r>
      <w:r w:rsidR="00C064CD">
        <w:rPr>
          <w:rFonts w:hint="eastAsia"/>
        </w:rPr>
        <w:t>和基于</w:t>
      </w:r>
      <w:r w:rsidR="00C064CD">
        <w:rPr>
          <w:rFonts w:hint="eastAsia"/>
        </w:rPr>
        <w:t>GPU</w:t>
      </w:r>
      <w:r w:rsidR="00C064CD">
        <w:rPr>
          <w:rFonts w:hint="eastAsia"/>
        </w:rPr>
        <w:t>的遗传算法训练该训</w:t>
      </w:r>
      <w:r w:rsidR="00DE587D">
        <w:rPr>
          <w:rFonts w:hint="eastAsia"/>
        </w:rPr>
        <w:t>练集，并记录花费的时间</w:t>
      </w:r>
      <w:r w:rsidR="002318B3">
        <w:rPr>
          <w:rFonts w:hint="eastAsia"/>
        </w:rPr>
        <w:t>。</w:t>
      </w:r>
      <w:r w:rsidR="00DE587D">
        <w:rPr>
          <w:rFonts w:hint="eastAsia"/>
        </w:rPr>
        <w:t>结果如</w:t>
      </w:r>
      <w:r w:rsidR="00DE587D">
        <w:fldChar w:fldCharType="begin"/>
      </w:r>
      <w:r w:rsidR="00DE587D">
        <w:instrText xml:space="preserve"> </w:instrText>
      </w:r>
      <w:r w:rsidR="00DE587D">
        <w:rPr>
          <w:rFonts w:hint="eastAsia"/>
        </w:rPr>
        <w:instrText>REF _Ref483282041 \h</w:instrText>
      </w:r>
      <w:r w:rsidR="00DE587D">
        <w:instrText xml:space="preserve"> </w:instrText>
      </w:r>
      <w:r w:rsidR="00396A1A">
        <w:instrText xml:space="preserve"> \* MERGEFORMAT </w:instrText>
      </w:r>
      <w:r w:rsidR="00DE587D">
        <w:fldChar w:fldCharType="separate"/>
      </w:r>
      <w:r w:rsidR="00057756" w:rsidRPr="00057756">
        <w:rPr>
          <w:rFonts w:hint="eastAsia"/>
        </w:rPr>
        <w:t>图</w:t>
      </w:r>
      <w:r w:rsidR="00057756" w:rsidRPr="00057756">
        <w:rPr>
          <w:rFonts w:hint="eastAsia"/>
        </w:rPr>
        <w:t xml:space="preserve"> </w:t>
      </w:r>
      <w:r w:rsidR="00057756" w:rsidRPr="00057756">
        <w:t>5.10</w:t>
      </w:r>
      <w:r w:rsidR="00DE587D">
        <w:fldChar w:fldCharType="end"/>
      </w:r>
      <w:r w:rsidR="002318B3">
        <w:rPr>
          <w:rFonts w:hint="eastAsia"/>
        </w:rPr>
        <w:t>和</w:t>
      </w:r>
      <w:r w:rsidR="002318B3">
        <w:fldChar w:fldCharType="begin"/>
      </w:r>
      <w:r w:rsidR="002318B3">
        <w:instrText xml:space="preserve"> </w:instrText>
      </w:r>
      <w:r w:rsidR="002318B3">
        <w:rPr>
          <w:rFonts w:hint="eastAsia"/>
        </w:rPr>
        <w:instrText>REF _Ref483283722 \h</w:instrText>
      </w:r>
      <w:r w:rsidR="002318B3">
        <w:instrText xml:space="preserve"> </w:instrText>
      </w:r>
      <w:r w:rsidR="00396A1A">
        <w:instrText xml:space="preserve"> \* MERGEFORMAT </w:instrText>
      </w:r>
      <w:r w:rsidR="002318B3">
        <w:fldChar w:fldCharType="separate"/>
      </w:r>
      <w:r w:rsidR="00057756" w:rsidRPr="00057756">
        <w:rPr>
          <w:rFonts w:hint="eastAsia"/>
        </w:rPr>
        <w:t>图</w:t>
      </w:r>
      <w:r w:rsidR="00057756" w:rsidRPr="00057756">
        <w:rPr>
          <w:rFonts w:hint="eastAsia"/>
        </w:rPr>
        <w:t xml:space="preserve"> </w:t>
      </w:r>
      <w:r w:rsidR="00057756" w:rsidRPr="00057756">
        <w:t>5.11</w:t>
      </w:r>
      <w:r w:rsidR="002318B3">
        <w:fldChar w:fldCharType="end"/>
      </w:r>
      <w:r w:rsidR="00C064CD">
        <w:rPr>
          <w:rFonts w:hint="eastAsia"/>
        </w:rPr>
        <w:t>，基于</w:t>
      </w:r>
      <w:r w:rsidR="00C064CD">
        <w:rPr>
          <w:rFonts w:hint="eastAsia"/>
        </w:rPr>
        <w:t>CPU</w:t>
      </w:r>
      <w:r w:rsidR="00C064CD">
        <w:rPr>
          <w:rFonts w:hint="eastAsia"/>
        </w:rPr>
        <w:t>的算法花费了</w:t>
      </w:r>
      <w:r w:rsidR="00DE587D">
        <w:rPr>
          <w:rFonts w:hint="eastAsia"/>
        </w:rPr>
        <w:t>86.</w:t>
      </w:r>
      <w:r w:rsidR="00DE587D">
        <w:t>9</w:t>
      </w:r>
      <w:r w:rsidR="00DE587D">
        <w:rPr>
          <w:rFonts w:hint="eastAsia"/>
        </w:rPr>
        <w:t>秒</w:t>
      </w:r>
      <w:r w:rsidR="00C064CD">
        <w:rPr>
          <w:rFonts w:hint="eastAsia"/>
        </w:rPr>
        <w:t>，基于</w:t>
      </w:r>
      <w:r w:rsidR="00C064CD">
        <w:rPr>
          <w:rFonts w:hint="eastAsia"/>
        </w:rPr>
        <w:t>GPU</w:t>
      </w:r>
      <w:r w:rsidR="00E20889">
        <w:rPr>
          <w:rFonts w:hint="eastAsia"/>
        </w:rPr>
        <w:t>的算法花费了</w:t>
      </w:r>
      <w:r w:rsidR="001105D9">
        <w:rPr>
          <w:rFonts w:hint="eastAsia"/>
        </w:rPr>
        <w:t>73.4</w:t>
      </w:r>
      <w:r w:rsidR="00E20889">
        <w:rPr>
          <w:rFonts w:hint="eastAsia"/>
        </w:rPr>
        <w:t>秒</w:t>
      </w:r>
      <w:r w:rsidR="00C064CD">
        <w:rPr>
          <w:rFonts w:hint="eastAsia"/>
        </w:rPr>
        <w:t>。</w:t>
      </w:r>
      <w:r w:rsidR="00E20889">
        <w:rPr>
          <w:rFonts w:hint="eastAsia"/>
        </w:rPr>
        <w:t>通过使用</w:t>
      </w:r>
      <w:r w:rsidR="00E20889">
        <w:rPr>
          <w:rFonts w:hint="eastAsia"/>
        </w:rPr>
        <w:t>CUDA</w:t>
      </w:r>
      <w:r w:rsidR="00E20889">
        <w:rPr>
          <w:rFonts w:hint="eastAsia"/>
        </w:rPr>
        <w:t>的优化，在训练集大小为</w:t>
      </w:r>
      <w:r w:rsidR="00E20889">
        <w:rPr>
          <w:rFonts w:hint="eastAsia"/>
        </w:rPr>
        <w:t>300</w:t>
      </w:r>
      <w:r w:rsidR="00E20889">
        <w:rPr>
          <w:rFonts w:hint="eastAsia"/>
        </w:rPr>
        <w:t>时，遗传算法的训练性能提高了</w:t>
      </w:r>
      <w:r w:rsidR="001105D9">
        <w:rPr>
          <w:rFonts w:hint="eastAsia"/>
        </w:rPr>
        <w:t>18.4</w:t>
      </w:r>
      <w:r w:rsidR="00E20889">
        <w:rPr>
          <w:rFonts w:hint="eastAsia"/>
        </w:rPr>
        <w:t>%</w:t>
      </w:r>
      <w:r w:rsidR="00E20889">
        <w:rPr>
          <w:rFonts w:hint="eastAsia"/>
        </w:rPr>
        <w:t>。</w:t>
      </w:r>
    </w:p>
    <w:p w14:paraId="550EC7AF" w14:textId="77777777" w:rsidR="003A53CF" w:rsidRPr="003A53CF" w:rsidRDefault="003A53CF" w:rsidP="00C33F14">
      <w:pPr>
        <w:pStyle w:val="3"/>
        <w:spacing w:before="156" w:after="156"/>
        <w:ind w:firstLine="360"/>
      </w:pPr>
      <w:bookmarkStart w:id="662" w:name="_Toc484097139"/>
      <w:r>
        <w:rPr>
          <w:rFonts w:hint="eastAsia"/>
        </w:rPr>
        <w:t>人工神经网络</w:t>
      </w:r>
      <w:r>
        <w:rPr>
          <w:rFonts w:hint="eastAsia"/>
        </w:rPr>
        <w:t>CPU</w:t>
      </w:r>
      <w:r>
        <w:rPr>
          <w:rFonts w:hint="eastAsia"/>
        </w:rPr>
        <w:t>与</w:t>
      </w:r>
      <w:r>
        <w:rPr>
          <w:rFonts w:hint="eastAsia"/>
        </w:rPr>
        <w:t>GPU</w:t>
      </w:r>
      <w:r w:rsidR="00C33F14">
        <w:rPr>
          <w:rFonts w:hint="eastAsia"/>
        </w:rPr>
        <w:t>训练</w:t>
      </w:r>
      <w:r w:rsidR="00BE3F87">
        <w:rPr>
          <w:rFonts w:hint="eastAsia"/>
        </w:rPr>
        <w:t>性能</w:t>
      </w:r>
      <w:r w:rsidR="00C33F14">
        <w:rPr>
          <w:rFonts w:hint="eastAsia"/>
        </w:rPr>
        <w:t>的</w:t>
      </w:r>
      <w:r>
        <w:rPr>
          <w:rFonts w:hint="eastAsia"/>
        </w:rPr>
        <w:t>对比</w:t>
      </w:r>
      <w:bookmarkEnd w:id="662"/>
    </w:p>
    <w:p w14:paraId="330F6562" w14:textId="03BA2F8D" w:rsidR="003A53CF" w:rsidRDefault="00FA0D18" w:rsidP="003A53CF">
      <w:pPr>
        <w:pStyle w:val="a0"/>
        <w:ind w:firstLine="480"/>
      </w:pPr>
      <w:r>
        <w:rPr>
          <w:rFonts w:hint="eastAsia"/>
        </w:rPr>
        <w:t>分别使用基于</w:t>
      </w:r>
      <w:r>
        <w:rPr>
          <w:rFonts w:hint="eastAsia"/>
        </w:rPr>
        <w:t>CPU</w:t>
      </w:r>
      <w:r>
        <w:rPr>
          <w:rFonts w:hint="eastAsia"/>
        </w:rPr>
        <w:t>和基于</w:t>
      </w:r>
      <w:r>
        <w:rPr>
          <w:rFonts w:hint="eastAsia"/>
        </w:rPr>
        <w:t>GPU</w:t>
      </w:r>
      <w:r>
        <w:rPr>
          <w:rFonts w:hint="eastAsia"/>
        </w:rPr>
        <w:t>的人工神经网络训练</w:t>
      </w:r>
      <w:r>
        <w:rPr>
          <w:rFonts w:hint="eastAsia"/>
        </w:rPr>
        <w:t>DAX</w:t>
      </w:r>
      <w:r>
        <w:rPr>
          <w:rFonts w:hint="eastAsia"/>
        </w:rPr>
        <w:t>训练集，并记录花费的时间。结果如</w:t>
      </w:r>
      <w:r w:rsidR="00396A1A">
        <w:fldChar w:fldCharType="begin"/>
      </w:r>
      <w:r w:rsidR="00396A1A">
        <w:instrText xml:space="preserve"> </w:instrText>
      </w:r>
      <w:r w:rsidR="00396A1A">
        <w:rPr>
          <w:rFonts w:hint="eastAsia"/>
        </w:rPr>
        <w:instrText>REF _Ref484388075 \h</w:instrText>
      </w:r>
      <w:r w:rsidR="00396A1A">
        <w:instrText xml:space="preserve">  \* MERGEFORMAT </w:instrText>
      </w:r>
      <w:r w:rsidR="00396A1A">
        <w:fldChar w:fldCharType="separate"/>
      </w:r>
      <w:r w:rsidR="00057756" w:rsidRPr="00057756">
        <w:rPr>
          <w:rFonts w:hint="eastAsia"/>
        </w:rPr>
        <w:t>图</w:t>
      </w:r>
      <w:r w:rsidR="00057756" w:rsidRPr="00057756">
        <w:rPr>
          <w:rFonts w:hint="eastAsia"/>
        </w:rPr>
        <w:t xml:space="preserve"> </w:t>
      </w:r>
      <w:r w:rsidR="00057756" w:rsidRPr="00057756">
        <w:t>5.13</w:t>
      </w:r>
      <w:r w:rsidR="00396A1A">
        <w:fldChar w:fldCharType="end"/>
      </w:r>
      <w:r>
        <w:rPr>
          <w:rFonts w:hint="eastAsia"/>
        </w:rPr>
        <w:t>和</w:t>
      </w:r>
      <w:r w:rsidR="00396A1A">
        <w:fldChar w:fldCharType="begin"/>
      </w:r>
      <w:r w:rsidR="00396A1A">
        <w:instrText xml:space="preserve"> </w:instrText>
      </w:r>
      <w:r w:rsidR="00396A1A">
        <w:rPr>
          <w:rFonts w:hint="eastAsia"/>
        </w:rPr>
        <w:instrText>REF _Ref484388084 \h</w:instrText>
      </w:r>
      <w:r w:rsidR="00396A1A">
        <w:instrText xml:space="preserve">  \* MERGEFORMAT </w:instrText>
      </w:r>
      <w:r w:rsidR="00396A1A">
        <w:fldChar w:fldCharType="separate"/>
      </w:r>
      <w:r w:rsidR="00057756" w:rsidRPr="00057756">
        <w:rPr>
          <w:rFonts w:hint="eastAsia"/>
        </w:rPr>
        <w:t>图</w:t>
      </w:r>
      <w:r w:rsidR="00057756" w:rsidRPr="00057756">
        <w:rPr>
          <w:rFonts w:hint="eastAsia"/>
        </w:rPr>
        <w:t xml:space="preserve"> </w:t>
      </w:r>
      <w:r w:rsidR="00057756" w:rsidRPr="00057756">
        <w:t>5.12</w:t>
      </w:r>
      <w:r w:rsidR="00396A1A">
        <w:fldChar w:fldCharType="end"/>
      </w:r>
      <w:r>
        <w:rPr>
          <w:rFonts w:hint="eastAsia"/>
        </w:rPr>
        <w:t>，基于</w:t>
      </w:r>
      <w:r>
        <w:rPr>
          <w:rFonts w:hint="eastAsia"/>
        </w:rPr>
        <w:t>CPU</w:t>
      </w:r>
      <w:r>
        <w:rPr>
          <w:rFonts w:hint="eastAsia"/>
        </w:rPr>
        <w:t>的算法花费了</w:t>
      </w:r>
      <w:r w:rsidR="005912B1">
        <w:t>6.8</w:t>
      </w:r>
      <w:r>
        <w:rPr>
          <w:rFonts w:hint="eastAsia"/>
        </w:rPr>
        <w:t>秒，基于</w:t>
      </w:r>
      <w:r>
        <w:rPr>
          <w:rFonts w:hint="eastAsia"/>
        </w:rPr>
        <w:t>GPU</w:t>
      </w:r>
      <w:r>
        <w:rPr>
          <w:rFonts w:hint="eastAsia"/>
        </w:rPr>
        <w:t>的算法花费了</w:t>
      </w:r>
      <w:r w:rsidR="005912B1">
        <w:t>13.4</w:t>
      </w:r>
      <w:r w:rsidR="005912B1">
        <w:rPr>
          <w:rFonts w:hint="eastAsia"/>
        </w:rPr>
        <w:t>秒</w:t>
      </w:r>
      <w:r>
        <w:rPr>
          <w:rFonts w:hint="eastAsia"/>
        </w:rPr>
        <w:t>。</w:t>
      </w:r>
      <w:r w:rsidR="005912B1">
        <w:rPr>
          <w:rFonts w:hint="eastAsia"/>
        </w:rPr>
        <w:t>我们意外地发现使用</w:t>
      </w:r>
      <w:r w:rsidR="005912B1">
        <w:rPr>
          <w:rFonts w:hint="eastAsia"/>
        </w:rPr>
        <w:t>GPU</w:t>
      </w:r>
      <w:r w:rsidR="005912B1">
        <w:rPr>
          <w:rFonts w:hint="eastAsia"/>
        </w:rPr>
        <w:t>比使用</w:t>
      </w:r>
      <w:r w:rsidR="005912B1">
        <w:rPr>
          <w:rFonts w:hint="eastAsia"/>
        </w:rPr>
        <w:t>CPU</w:t>
      </w:r>
      <w:r w:rsidR="005912B1">
        <w:rPr>
          <w:rFonts w:hint="eastAsia"/>
        </w:rPr>
        <w:t>还多花了接近一倍的时间</w:t>
      </w:r>
      <w:r>
        <w:rPr>
          <w:rFonts w:hint="eastAsia"/>
        </w:rPr>
        <w:t>。</w:t>
      </w:r>
    </w:p>
    <w:p w14:paraId="509C32C3" w14:textId="557B40E0" w:rsidR="008245E6" w:rsidRDefault="00396A1A" w:rsidP="003A53CF">
      <w:pPr>
        <w:pStyle w:val="a0"/>
        <w:ind w:firstLine="480"/>
      </w:pPr>
      <w:r>
        <w:rPr>
          <w:noProof/>
        </w:rPr>
        <mc:AlternateContent>
          <mc:Choice Requires="wps">
            <w:drawing>
              <wp:anchor distT="0" distB="0" distL="114300" distR="114300" simplePos="0" relativeHeight="251709440" behindDoc="0" locked="0" layoutInCell="1" allowOverlap="1" wp14:anchorId="1CCD9860" wp14:editId="12FB8B54">
                <wp:simplePos x="0" y="0"/>
                <wp:positionH relativeFrom="column">
                  <wp:posOffset>17145</wp:posOffset>
                </wp:positionH>
                <wp:positionV relativeFrom="paragraph">
                  <wp:posOffset>852805</wp:posOffset>
                </wp:positionV>
                <wp:extent cx="2659380" cy="274320"/>
                <wp:effectExtent l="0" t="0" r="7620" b="0"/>
                <wp:wrapTopAndBottom/>
                <wp:docPr id="45" name="文本框 45"/>
                <wp:cNvGraphicFramePr/>
                <a:graphic xmlns:a="http://schemas.openxmlformats.org/drawingml/2006/main">
                  <a:graphicData uri="http://schemas.microsoft.com/office/word/2010/wordprocessingShape">
                    <wps:wsp>
                      <wps:cNvSpPr txBox="1"/>
                      <wps:spPr>
                        <a:xfrm>
                          <a:off x="0" y="0"/>
                          <a:ext cx="2659380" cy="274320"/>
                        </a:xfrm>
                        <a:prstGeom prst="rect">
                          <a:avLst/>
                        </a:prstGeom>
                        <a:solidFill>
                          <a:prstClr val="white"/>
                        </a:solidFill>
                        <a:ln>
                          <a:noFill/>
                        </a:ln>
                      </wps:spPr>
                      <wps:txbx>
                        <w:txbxContent>
                          <w:p w14:paraId="56FA484E" w14:textId="18CC43EE" w:rsidR="00235C74" w:rsidRPr="00C526FF" w:rsidRDefault="00235C74" w:rsidP="009F2614">
                            <w:pPr>
                              <w:pStyle w:val="a5"/>
                              <w:rPr>
                                <w:b w:val="0"/>
                                <w:sz w:val="21"/>
                                <w:szCs w:val="21"/>
                              </w:rPr>
                            </w:pPr>
                            <w:bookmarkStart w:id="663" w:name="_Ref484388084"/>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12</w:t>
                            </w:r>
                            <w:r>
                              <w:rPr>
                                <w:b w:val="0"/>
                                <w:sz w:val="21"/>
                                <w:szCs w:val="21"/>
                              </w:rPr>
                              <w:fldChar w:fldCharType="end"/>
                            </w:r>
                            <w:bookmarkEnd w:id="663"/>
                            <w:r w:rsidRPr="00C526FF">
                              <w:rPr>
                                <w:rFonts w:hint="eastAsia"/>
                                <w:b w:val="0"/>
                                <w:sz w:val="21"/>
                                <w:szCs w:val="21"/>
                              </w:rPr>
                              <w:t xml:space="preserve"> CPU</w:t>
                            </w:r>
                            <w:r w:rsidRPr="00C526FF">
                              <w:rPr>
                                <w:rFonts w:hint="eastAsia"/>
                                <w:b w:val="0"/>
                                <w:sz w:val="21"/>
                                <w:szCs w:val="21"/>
                              </w:rPr>
                              <w:t>神经网络</w:t>
                            </w:r>
                            <w:r w:rsidRPr="00C526FF">
                              <w:rPr>
                                <w:b w:val="0"/>
                                <w:sz w:val="21"/>
                                <w:szCs w:val="21"/>
                              </w:rPr>
                              <w:t>训练</w:t>
                            </w:r>
                            <w:r w:rsidRPr="00C526FF">
                              <w:rPr>
                                <w:b w:val="0"/>
                                <w:sz w:val="21"/>
                                <w:szCs w:val="21"/>
                              </w:rPr>
                              <w:t>DAX</w:t>
                            </w:r>
                            <w:r w:rsidRPr="00C526FF">
                              <w:rPr>
                                <w:b w:val="0"/>
                                <w:sz w:val="21"/>
                                <w:szCs w:val="21"/>
                              </w:rPr>
                              <w:t>数据</w:t>
                            </w:r>
                            <w:r w:rsidRPr="00C526FF">
                              <w:rPr>
                                <w:rFonts w:hint="eastAsia"/>
                                <w:b w:val="0"/>
                                <w:sz w:val="21"/>
                                <w:szCs w:val="21"/>
                              </w:rPr>
                              <w:t>的耗时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CD9860" id="文本框 45" o:spid="_x0000_s1053" type="#_x0000_t202" style="position:absolute;left:0;text-align:left;margin-left:1.35pt;margin-top:67.15pt;width:209.4pt;height:21.6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" stroked="f">
                <v:textbox style="mso-fit-shape-to-text:t" inset="0,0,0,0">
                  <w:txbxContent>
                    <w:p w14:paraId="56FA484E" w14:textId="18CC43EE" w:rsidR="00235C74" w:rsidRPr="00C526FF" w:rsidRDefault="00235C74" w:rsidP="009F2614">
                      <w:pPr>
                        <w:pStyle w:val="a5"/>
                        <w:rPr>
                          <w:b w:val="0"/>
                          <w:sz w:val="21"/>
                          <w:szCs w:val="21"/>
                        </w:rPr>
                      </w:pPr>
                      <w:bookmarkStart w:id="664" w:name="_Ref484388084"/>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12</w:t>
                      </w:r>
                      <w:r>
                        <w:rPr>
                          <w:b w:val="0"/>
                          <w:sz w:val="21"/>
                          <w:szCs w:val="21"/>
                        </w:rPr>
                        <w:fldChar w:fldCharType="end"/>
                      </w:r>
                      <w:bookmarkEnd w:id="664"/>
                      <w:r w:rsidRPr="00C526FF">
                        <w:rPr>
                          <w:rFonts w:hint="eastAsia"/>
                          <w:b w:val="0"/>
                          <w:sz w:val="21"/>
                          <w:szCs w:val="21"/>
                        </w:rPr>
                        <w:t xml:space="preserve"> CPU</w:t>
                      </w:r>
                      <w:r w:rsidRPr="00C526FF">
                        <w:rPr>
                          <w:rFonts w:hint="eastAsia"/>
                          <w:b w:val="0"/>
                          <w:sz w:val="21"/>
                          <w:szCs w:val="21"/>
                        </w:rPr>
                        <w:t>神经网络</w:t>
                      </w:r>
                      <w:r w:rsidRPr="00C526FF">
                        <w:rPr>
                          <w:b w:val="0"/>
                          <w:sz w:val="21"/>
                          <w:szCs w:val="21"/>
                        </w:rPr>
                        <w:t>训练</w:t>
                      </w:r>
                      <w:r w:rsidRPr="00C526FF">
                        <w:rPr>
                          <w:b w:val="0"/>
                          <w:sz w:val="21"/>
                          <w:szCs w:val="21"/>
                        </w:rPr>
                        <w:t>DAX</w:t>
                      </w:r>
                      <w:r w:rsidRPr="00C526FF">
                        <w:rPr>
                          <w:b w:val="0"/>
                          <w:sz w:val="21"/>
                          <w:szCs w:val="21"/>
                        </w:rPr>
                        <w:t>数据</w:t>
                      </w:r>
                      <w:r w:rsidRPr="00C526FF">
                        <w:rPr>
                          <w:rFonts w:hint="eastAsia"/>
                          <w:b w:val="0"/>
                          <w:sz w:val="21"/>
                          <w:szCs w:val="21"/>
                        </w:rPr>
                        <w:t>的耗时</w:t>
                      </w:r>
                    </w:p>
                  </w:txbxContent>
                </v:textbox>
                <w10:wrap type="topAndBottom"/>
              </v:shape>
            </w:pict>
          </mc:Fallback>
        </mc:AlternateContent>
      </w:r>
      <w:r w:rsidRPr="009F2614">
        <w:rPr>
          <w:noProof/>
        </w:rPr>
        <w:drawing>
          <wp:anchor distT="0" distB="0" distL="114300" distR="114300" simplePos="0" relativeHeight="251707392" behindDoc="0" locked="0" layoutInCell="1" allowOverlap="1" wp14:anchorId="2FD56220" wp14:editId="19210DF6">
            <wp:simplePos x="0" y="0"/>
            <wp:positionH relativeFrom="column">
              <wp:posOffset>398145</wp:posOffset>
            </wp:positionH>
            <wp:positionV relativeFrom="paragraph">
              <wp:posOffset>529590</wp:posOffset>
            </wp:positionV>
            <wp:extent cx="2072640" cy="198120"/>
            <wp:effectExtent l="190500" t="190500" r="175260" b="182880"/>
            <wp:wrapTopAndBottom/>
            <wp:docPr id="41" name="图片 41" descr="C:\Users\SyW\AppData\Local\Temp\1495492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W\AppData\Local\Temp\1495492007(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2640" cy="19812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1488" behindDoc="0" locked="0" layoutInCell="1" allowOverlap="1" wp14:anchorId="47276C63" wp14:editId="2707D304">
                <wp:simplePos x="0" y="0"/>
                <wp:positionH relativeFrom="column">
                  <wp:posOffset>2821305</wp:posOffset>
                </wp:positionH>
                <wp:positionV relativeFrom="paragraph">
                  <wp:posOffset>847725</wp:posOffset>
                </wp:positionV>
                <wp:extent cx="2621280" cy="274320"/>
                <wp:effectExtent l="0" t="0" r="7620" b="0"/>
                <wp:wrapTopAndBottom/>
                <wp:docPr id="46" name="文本框 46"/>
                <wp:cNvGraphicFramePr/>
                <a:graphic xmlns:a="http://schemas.openxmlformats.org/drawingml/2006/main">
                  <a:graphicData uri="http://schemas.microsoft.com/office/word/2010/wordprocessingShape">
                    <wps:wsp>
                      <wps:cNvSpPr txBox="1"/>
                      <wps:spPr>
                        <a:xfrm>
                          <a:off x="0" y="0"/>
                          <a:ext cx="2621280" cy="274320"/>
                        </a:xfrm>
                        <a:prstGeom prst="rect">
                          <a:avLst/>
                        </a:prstGeom>
                        <a:solidFill>
                          <a:prstClr val="white"/>
                        </a:solidFill>
                        <a:ln>
                          <a:noFill/>
                        </a:ln>
                      </wps:spPr>
                      <wps:txbx>
                        <w:txbxContent>
                          <w:p w14:paraId="615517D2" w14:textId="25E809F9" w:rsidR="00235C74" w:rsidRPr="00C526FF" w:rsidRDefault="00235C74" w:rsidP="009F2614">
                            <w:pPr>
                              <w:pStyle w:val="a5"/>
                              <w:rPr>
                                <w:b w:val="0"/>
                                <w:sz w:val="21"/>
                                <w:szCs w:val="21"/>
                              </w:rPr>
                            </w:pPr>
                            <w:bookmarkStart w:id="665" w:name="_Ref484388075"/>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13</w:t>
                            </w:r>
                            <w:r>
                              <w:rPr>
                                <w:b w:val="0"/>
                                <w:sz w:val="21"/>
                                <w:szCs w:val="21"/>
                              </w:rPr>
                              <w:fldChar w:fldCharType="end"/>
                            </w:r>
                            <w:bookmarkEnd w:id="665"/>
                            <w:r w:rsidRPr="00C526FF">
                              <w:rPr>
                                <w:rFonts w:hint="eastAsia"/>
                                <w:b w:val="0"/>
                                <w:sz w:val="21"/>
                                <w:szCs w:val="21"/>
                              </w:rPr>
                              <w:t xml:space="preserve"> </w:t>
                            </w:r>
                            <w:r w:rsidRPr="00C526FF">
                              <w:rPr>
                                <w:b w:val="0"/>
                                <w:sz w:val="21"/>
                                <w:szCs w:val="21"/>
                              </w:rPr>
                              <w:t>G</w:t>
                            </w:r>
                            <w:r w:rsidRPr="00C526FF">
                              <w:rPr>
                                <w:rFonts w:hint="eastAsia"/>
                                <w:b w:val="0"/>
                                <w:sz w:val="21"/>
                                <w:szCs w:val="21"/>
                              </w:rPr>
                              <w:t>PU</w:t>
                            </w:r>
                            <w:r w:rsidRPr="00C526FF">
                              <w:rPr>
                                <w:rFonts w:hint="eastAsia"/>
                                <w:b w:val="0"/>
                                <w:sz w:val="21"/>
                                <w:szCs w:val="21"/>
                              </w:rPr>
                              <w:t>神经网络</w:t>
                            </w:r>
                            <w:r w:rsidRPr="00C526FF">
                              <w:rPr>
                                <w:b w:val="0"/>
                                <w:sz w:val="21"/>
                                <w:szCs w:val="21"/>
                              </w:rPr>
                              <w:t>训练</w:t>
                            </w:r>
                            <w:r w:rsidRPr="00C526FF">
                              <w:rPr>
                                <w:b w:val="0"/>
                                <w:sz w:val="21"/>
                                <w:szCs w:val="21"/>
                              </w:rPr>
                              <w:t>DAX</w:t>
                            </w:r>
                            <w:r w:rsidRPr="00C526FF">
                              <w:rPr>
                                <w:b w:val="0"/>
                                <w:sz w:val="21"/>
                                <w:szCs w:val="21"/>
                              </w:rPr>
                              <w:t>数据</w:t>
                            </w:r>
                            <w:r w:rsidRPr="00C526FF">
                              <w:rPr>
                                <w:rFonts w:hint="eastAsia"/>
                                <w:b w:val="0"/>
                                <w:sz w:val="21"/>
                                <w:szCs w:val="21"/>
                              </w:rPr>
                              <w:t>的耗时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276C63" id="文本框 46" o:spid="_x0000_s1054" type="#_x0000_t202" style="position:absolute;left:0;text-align:left;margin-left:222.15pt;margin-top:66.75pt;width:206.4pt;height:21.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" stroked="f">
                <v:textbox style="mso-fit-shape-to-text:t" inset="0,0,0,0">
                  <w:txbxContent>
                    <w:p w14:paraId="615517D2" w14:textId="25E809F9" w:rsidR="00235C74" w:rsidRPr="00C526FF" w:rsidRDefault="00235C74" w:rsidP="009F2614">
                      <w:pPr>
                        <w:pStyle w:val="a5"/>
                        <w:rPr>
                          <w:b w:val="0"/>
                          <w:sz w:val="21"/>
                          <w:szCs w:val="21"/>
                        </w:rPr>
                      </w:pPr>
                      <w:bookmarkStart w:id="666" w:name="_Ref484388075"/>
                      <w:r w:rsidRPr="00C526FF">
                        <w:rPr>
                          <w:rFonts w:hint="eastAsia"/>
                          <w:b w:val="0"/>
                          <w:sz w:val="21"/>
                          <w:szCs w:val="21"/>
                        </w:rPr>
                        <w:t>图</w:t>
                      </w:r>
                      <w:r w:rsidRPr="00C526FF">
                        <w:rPr>
                          <w:rFonts w:hint="eastAsia"/>
                          <w:b w:val="0"/>
                          <w:sz w:val="21"/>
                          <w:szCs w:val="21"/>
                        </w:rPr>
                        <w:t xml:space="preserve"> </w:t>
                      </w:r>
                      <w:r>
                        <w:rPr>
                          <w:b w:val="0"/>
                          <w:sz w:val="21"/>
                          <w:szCs w:val="21"/>
                        </w:rPr>
                        <w:fldChar w:fldCharType="begin"/>
                      </w:r>
                      <w:r>
                        <w:rPr>
                          <w:b w:val="0"/>
                          <w:sz w:val="21"/>
                          <w:szCs w:val="21"/>
                        </w:rPr>
                        <w:instrText xml:space="preserve"> </w:instrText>
                      </w:r>
                      <w:r>
                        <w:rPr>
                          <w:rFonts w:hint="eastAsia"/>
                          <w:b w:val="0"/>
                          <w:sz w:val="21"/>
                          <w:szCs w:val="21"/>
                        </w:rPr>
                        <w:instrText>STYLEREF 1 \s</w:instrText>
                      </w:r>
                      <w:r>
                        <w:rPr>
                          <w:b w:val="0"/>
                          <w:sz w:val="21"/>
                          <w:szCs w:val="21"/>
                        </w:rPr>
                        <w:instrText xml:space="preserve"> </w:instrText>
                      </w:r>
                      <w:r>
                        <w:rPr>
                          <w:b w:val="0"/>
                          <w:sz w:val="21"/>
                          <w:szCs w:val="21"/>
                        </w:rPr>
                        <w:fldChar w:fldCharType="separate"/>
                      </w:r>
                      <w:r w:rsidR="00057756">
                        <w:rPr>
                          <w:b w:val="0"/>
                          <w:noProof/>
                          <w:sz w:val="21"/>
                          <w:szCs w:val="21"/>
                        </w:rPr>
                        <w:t>5</w:t>
                      </w:r>
                      <w:r>
                        <w:rPr>
                          <w:b w:val="0"/>
                          <w:sz w:val="21"/>
                          <w:szCs w:val="21"/>
                        </w:rPr>
                        <w:fldChar w:fldCharType="end"/>
                      </w:r>
                      <w:r>
                        <w:rPr>
                          <w:b w:val="0"/>
                          <w:sz w:val="21"/>
                          <w:szCs w:val="21"/>
                        </w:rPr>
                        <w:t>.</w:t>
                      </w:r>
                      <w:r>
                        <w:rPr>
                          <w:b w:val="0"/>
                          <w:sz w:val="21"/>
                          <w:szCs w:val="21"/>
                        </w:rPr>
                        <w:fldChar w:fldCharType="begin"/>
                      </w:r>
                      <w:r>
                        <w:rPr>
                          <w:b w:val="0"/>
                          <w:sz w:val="21"/>
                          <w:szCs w:val="21"/>
                        </w:rPr>
                        <w:instrText xml:space="preserve"> </w:instrText>
                      </w:r>
                      <w:r>
                        <w:rPr>
                          <w:rFonts w:hint="eastAsia"/>
                          <w:b w:val="0"/>
                          <w:sz w:val="21"/>
                          <w:szCs w:val="21"/>
                        </w:rPr>
                        <w:instrText xml:space="preserve">SEQ </w:instrText>
                      </w:r>
                      <w:r>
                        <w:rPr>
                          <w:rFonts w:hint="eastAsia"/>
                          <w:b w:val="0"/>
                          <w:sz w:val="21"/>
                          <w:szCs w:val="21"/>
                        </w:rPr>
                        <w:instrText>图</w:instrText>
                      </w:r>
                      <w:r>
                        <w:rPr>
                          <w:rFonts w:hint="eastAsia"/>
                          <w:b w:val="0"/>
                          <w:sz w:val="21"/>
                          <w:szCs w:val="21"/>
                        </w:rPr>
                        <w:instrText xml:space="preserve"> \* ARABIC \s 1</w:instrText>
                      </w:r>
                      <w:r>
                        <w:rPr>
                          <w:b w:val="0"/>
                          <w:sz w:val="21"/>
                          <w:szCs w:val="21"/>
                        </w:rPr>
                        <w:instrText xml:space="preserve"> </w:instrText>
                      </w:r>
                      <w:r>
                        <w:rPr>
                          <w:b w:val="0"/>
                          <w:sz w:val="21"/>
                          <w:szCs w:val="21"/>
                        </w:rPr>
                        <w:fldChar w:fldCharType="separate"/>
                      </w:r>
                      <w:r w:rsidR="00057756">
                        <w:rPr>
                          <w:b w:val="0"/>
                          <w:noProof/>
                          <w:sz w:val="21"/>
                          <w:szCs w:val="21"/>
                        </w:rPr>
                        <w:t>13</w:t>
                      </w:r>
                      <w:r>
                        <w:rPr>
                          <w:b w:val="0"/>
                          <w:sz w:val="21"/>
                          <w:szCs w:val="21"/>
                        </w:rPr>
                        <w:fldChar w:fldCharType="end"/>
                      </w:r>
                      <w:bookmarkEnd w:id="666"/>
                      <w:r w:rsidRPr="00C526FF">
                        <w:rPr>
                          <w:rFonts w:hint="eastAsia"/>
                          <w:b w:val="0"/>
                          <w:sz w:val="21"/>
                          <w:szCs w:val="21"/>
                        </w:rPr>
                        <w:t xml:space="preserve"> </w:t>
                      </w:r>
                      <w:r w:rsidRPr="00C526FF">
                        <w:rPr>
                          <w:b w:val="0"/>
                          <w:sz w:val="21"/>
                          <w:szCs w:val="21"/>
                        </w:rPr>
                        <w:t>G</w:t>
                      </w:r>
                      <w:r w:rsidRPr="00C526FF">
                        <w:rPr>
                          <w:rFonts w:hint="eastAsia"/>
                          <w:b w:val="0"/>
                          <w:sz w:val="21"/>
                          <w:szCs w:val="21"/>
                        </w:rPr>
                        <w:t>PU</w:t>
                      </w:r>
                      <w:r w:rsidRPr="00C526FF">
                        <w:rPr>
                          <w:rFonts w:hint="eastAsia"/>
                          <w:b w:val="0"/>
                          <w:sz w:val="21"/>
                          <w:szCs w:val="21"/>
                        </w:rPr>
                        <w:t>神经网络</w:t>
                      </w:r>
                      <w:r w:rsidRPr="00C526FF">
                        <w:rPr>
                          <w:b w:val="0"/>
                          <w:sz w:val="21"/>
                          <w:szCs w:val="21"/>
                        </w:rPr>
                        <w:t>训练</w:t>
                      </w:r>
                      <w:r w:rsidRPr="00C526FF">
                        <w:rPr>
                          <w:b w:val="0"/>
                          <w:sz w:val="21"/>
                          <w:szCs w:val="21"/>
                        </w:rPr>
                        <w:t>DAX</w:t>
                      </w:r>
                      <w:r w:rsidRPr="00C526FF">
                        <w:rPr>
                          <w:b w:val="0"/>
                          <w:sz w:val="21"/>
                          <w:szCs w:val="21"/>
                        </w:rPr>
                        <w:t>数据</w:t>
                      </w:r>
                      <w:r w:rsidRPr="00C526FF">
                        <w:rPr>
                          <w:rFonts w:hint="eastAsia"/>
                          <w:b w:val="0"/>
                          <w:sz w:val="21"/>
                          <w:szCs w:val="21"/>
                        </w:rPr>
                        <w:t>的耗时</w:t>
                      </w:r>
                    </w:p>
                  </w:txbxContent>
                </v:textbox>
                <w10:wrap type="topAndBottom"/>
              </v:shape>
            </w:pict>
          </mc:Fallback>
        </mc:AlternateContent>
      </w:r>
      <w:r w:rsidRPr="009F2614">
        <w:rPr>
          <w:noProof/>
        </w:rPr>
        <w:drawing>
          <wp:anchor distT="0" distB="0" distL="114300" distR="114300" simplePos="0" relativeHeight="251706368" behindDoc="0" locked="0" layoutInCell="1" allowOverlap="1" wp14:anchorId="1ADEA6CA" wp14:editId="72370F20">
            <wp:simplePos x="0" y="0"/>
            <wp:positionH relativeFrom="column">
              <wp:posOffset>3042285</wp:posOffset>
            </wp:positionH>
            <wp:positionV relativeFrom="paragraph">
              <wp:posOffset>544830</wp:posOffset>
            </wp:positionV>
            <wp:extent cx="2148840" cy="175260"/>
            <wp:effectExtent l="171450" t="190500" r="175260" b="186690"/>
            <wp:wrapTopAndBottom/>
            <wp:docPr id="42" name="图片 42" descr="C:\Users\SyW\AppData\Local\Temp\14954923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W\AppData\Local\Temp\149549231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8840" cy="175260"/>
                    </a:xfrm>
                    <a:prstGeom prst="rect">
                      <a:avLst/>
                    </a:prstGeom>
                    <a:ln>
                      <a:noFill/>
                    </a:ln>
                    <a:effectLst>
                      <a:outerShdw blurRad="190500" algn="tl" rotWithShape="0">
                        <a:srgbClr val="000000">
                          <a:alpha val="70000"/>
                        </a:srgbClr>
                      </a:outerShdw>
                    </a:effectLst>
                  </pic:spPr>
                </pic:pic>
              </a:graphicData>
            </a:graphic>
          </wp:anchor>
        </w:drawing>
      </w:r>
    </w:p>
    <w:p w14:paraId="70B13C89" w14:textId="77777777" w:rsidR="009F2614" w:rsidRDefault="009F2614" w:rsidP="003A53CF">
      <w:pPr>
        <w:pStyle w:val="a0"/>
        <w:ind w:firstLine="480"/>
      </w:pPr>
      <w:r w:rsidRPr="009F2614">
        <w:rPr>
          <w:rFonts w:hint="eastAsia"/>
        </w:rPr>
        <w:lastRenderedPageBreak/>
        <w:t>在使用</w:t>
      </w:r>
      <w:r w:rsidRPr="009F2614">
        <w:rPr>
          <w:rFonts w:hint="eastAsia"/>
        </w:rPr>
        <w:t>CUDA</w:t>
      </w:r>
      <w:r w:rsidR="005912B1">
        <w:rPr>
          <w:rFonts w:hint="eastAsia"/>
        </w:rPr>
        <w:t>优化算法性能时，</w:t>
      </w:r>
      <w:r w:rsidR="005912B1">
        <w:rPr>
          <w:rFonts w:hint="eastAsia"/>
        </w:rPr>
        <w:t>theano</w:t>
      </w:r>
      <w:r w:rsidR="005912B1">
        <w:rPr>
          <w:rFonts w:hint="eastAsia"/>
        </w:rPr>
        <w:t>框架</w:t>
      </w:r>
      <w:r w:rsidRPr="009F2614">
        <w:rPr>
          <w:rFonts w:hint="eastAsia"/>
        </w:rPr>
        <w:t>把矩阵</w:t>
      </w:r>
      <w:r w:rsidR="005912B1">
        <w:rPr>
          <w:rFonts w:hint="eastAsia"/>
        </w:rPr>
        <w:t>运算等计算</w:t>
      </w:r>
      <w:r w:rsidRPr="009F2614">
        <w:rPr>
          <w:rFonts w:hint="eastAsia"/>
        </w:rPr>
        <w:t>挪到了</w:t>
      </w:r>
      <w:r w:rsidRPr="009F2614">
        <w:rPr>
          <w:rFonts w:hint="eastAsia"/>
        </w:rPr>
        <w:t>GPU</w:t>
      </w:r>
      <w:r w:rsidRPr="009F2614">
        <w:rPr>
          <w:rFonts w:hint="eastAsia"/>
        </w:rPr>
        <w:t>上做</w:t>
      </w:r>
      <w:r w:rsidR="005912B1">
        <w:rPr>
          <w:rFonts w:hint="eastAsia"/>
        </w:rPr>
        <w:t>，以矩阵乘法为例</w:t>
      </w:r>
      <w:r w:rsidRPr="009F2614">
        <w:rPr>
          <w:rFonts w:hint="eastAsia"/>
        </w:rPr>
        <w:t>，</w:t>
      </w:r>
      <w:r w:rsidR="005912B1">
        <w:rPr>
          <w:rFonts w:hint="eastAsia"/>
        </w:rPr>
        <w:t>乘法</w:t>
      </w:r>
      <w:r w:rsidRPr="009F2614">
        <w:rPr>
          <w:rFonts w:hint="eastAsia"/>
        </w:rPr>
        <w:t>的并行度是</w:t>
      </w:r>
      <w:r w:rsidRPr="009F2614">
        <w:rPr>
          <w:rFonts w:hint="eastAsia"/>
        </w:rPr>
        <w:t>min{GPU</w:t>
      </w:r>
      <w:r w:rsidRPr="009F2614">
        <w:rPr>
          <w:rFonts w:hint="eastAsia"/>
        </w:rPr>
        <w:t>核心数，</w:t>
      </w:r>
      <w:r w:rsidRPr="009F2614">
        <w:rPr>
          <w:rFonts w:hint="eastAsia"/>
        </w:rPr>
        <w:t>m*1}</w:t>
      </w:r>
      <w:r w:rsidRPr="009F2614">
        <w:rPr>
          <w:rFonts w:hint="eastAsia"/>
        </w:rPr>
        <w:t>。实验环境中虽然</w:t>
      </w:r>
      <w:r w:rsidRPr="009F2614">
        <w:rPr>
          <w:rFonts w:hint="eastAsia"/>
        </w:rPr>
        <w:t>GPU</w:t>
      </w:r>
      <w:r w:rsidRPr="009F2614">
        <w:rPr>
          <w:rFonts w:hint="eastAsia"/>
        </w:rPr>
        <w:t>的核心数是</w:t>
      </w:r>
      <w:r w:rsidRPr="009F2614">
        <w:rPr>
          <w:rFonts w:hint="eastAsia"/>
        </w:rPr>
        <w:t>1280</w:t>
      </w:r>
      <w:r w:rsidRPr="009F2614">
        <w:rPr>
          <w:rFonts w:hint="eastAsia"/>
        </w:rPr>
        <w:t>个，而训练集却只有</w:t>
      </w:r>
      <w:r w:rsidRPr="009F2614">
        <w:rPr>
          <w:rFonts w:hint="eastAsia"/>
        </w:rPr>
        <w:t>300</w:t>
      </w:r>
      <w:r w:rsidRPr="009F2614">
        <w:rPr>
          <w:rFonts w:hint="eastAsia"/>
        </w:rPr>
        <w:t>条数据，</w:t>
      </w:r>
      <w:r w:rsidR="003C6734">
        <w:rPr>
          <w:rFonts w:hint="eastAsia"/>
        </w:rPr>
        <w:t>乘法的</w:t>
      </w:r>
      <w:r w:rsidRPr="009F2614">
        <w:rPr>
          <w:rFonts w:hint="eastAsia"/>
        </w:rPr>
        <w:t>并行度</w:t>
      </w:r>
      <w:r w:rsidR="003C6734">
        <w:rPr>
          <w:rFonts w:hint="eastAsia"/>
        </w:rPr>
        <w:t>就</w:t>
      </w:r>
      <w:r w:rsidRPr="009F2614">
        <w:rPr>
          <w:rFonts w:hint="eastAsia"/>
        </w:rPr>
        <w:t>只有</w:t>
      </w:r>
      <w:r w:rsidRPr="009F2614">
        <w:rPr>
          <w:rFonts w:hint="eastAsia"/>
        </w:rPr>
        <w:t>300</w:t>
      </w:r>
      <w:r w:rsidRPr="009F2614">
        <w:rPr>
          <w:rFonts w:hint="eastAsia"/>
        </w:rPr>
        <w:t>。由于</w:t>
      </w:r>
      <w:r w:rsidR="003C6734">
        <w:rPr>
          <w:rFonts w:hint="eastAsia"/>
        </w:rPr>
        <w:t>训练集小，</w:t>
      </w:r>
      <w:r w:rsidRPr="009F2614">
        <w:rPr>
          <w:rFonts w:hint="eastAsia"/>
        </w:rPr>
        <w:t>并行度不够大，并行计算节约的时间还没有内存显存间拷贝数据带来的额外开销多，所以造成使用</w:t>
      </w:r>
      <w:r w:rsidRPr="009F2614">
        <w:rPr>
          <w:rFonts w:hint="eastAsia"/>
        </w:rPr>
        <w:t>GPU</w:t>
      </w:r>
      <w:r w:rsidRPr="009F2614">
        <w:rPr>
          <w:rFonts w:hint="eastAsia"/>
        </w:rPr>
        <w:t>比</w:t>
      </w:r>
      <w:r w:rsidRPr="009F2614">
        <w:rPr>
          <w:rFonts w:hint="eastAsia"/>
        </w:rPr>
        <w:t>CPU</w:t>
      </w:r>
      <w:r w:rsidRPr="009F2614">
        <w:rPr>
          <w:rFonts w:hint="eastAsia"/>
        </w:rPr>
        <w:t>还要慢的情况。</w:t>
      </w:r>
    </w:p>
    <w:p w14:paraId="5A6C4F1A" w14:textId="77777777" w:rsidR="004824DF" w:rsidRPr="003A53CF" w:rsidRDefault="004824DF" w:rsidP="004824DF">
      <w:pPr>
        <w:pStyle w:val="a0"/>
        <w:ind w:firstLine="480"/>
      </w:pPr>
      <w:r>
        <w:rPr>
          <w:rFonts w:hint="eastAsia"/>
        </w:rPr>
        <w:t>我们使用复制的手段扩大训练集，发现当训练集大小为</w:t>
      </w:r>
      <w:r>
        <w:rPr>
          <w:rFonts w:hint="eastAsia"/>
        </w:rPr>
        <w:t>1700</w:t>
      </w:r>
      <w:r>
        <w:rPr>
          <w:rFonts w:hint="eastAsia"/>
        </w:rPr>
        <w:t>时，基于</w:t>
      </w:r>
      <w:r>
        <w:rPr>
          <w:rFonts w:hint="eastAsia"/>
        </w:rPr>
        <w:t>CPU</w:t>
      </w:r>
      <w:r>
        <w:rPr>
          <w:rFonts w:hint="eastAsia"/>
        </w:rPr>
        <w:t>和</w:t>
      </w:r>
      <w:r>
        <w:rPr>
          <w:rFonts w:hint="eastAsia"/>
        </w:rPr>
        <w:t>GPU</w:t>
      </w:r>
      <w:r>
        <w:rPr>
          <w:rFonts w:hint="eastAsia"/>
        </w:rPr>
        <w:t>的算法耗时十分接近，均为</w:t>
      </w:r>
      <w:r>
        <w:rPr>
          <w:rFonts w:hint="eastAsia"/>
        </w:rPr>
        <w:t>23</w:t>
      </w:r>
      <w:r>
        <w:rPr>
          <w:rFonts w:hint="eastAsia"/>
        </w:rPr>
        <w:t>秒左右。当训练集大小为</w:t>
      </w:r>
      <w:r>
        <w:rPr>
          <w:rFonts w:hint="eastAsia"/>
        </w:rPr>
        <w:t>2</w:t>
      </w:r>
      <w:r w:rsidR="00D73A2C">
        <w:t>4</w:t>
      </w:r>
      <w:r>
        <w:rPr>
          <w:rFonts w:hint="eastAsia"/>
        </w:rPr>
        <w:t>00</w:t>
      </w:r>
      <w:r>
        <w:rPr>
          <w:rFonts w:hint="eastAsia"/>
        </w:rPr>
        <w:t>时，基于</w:t>
      </w:r>
      <w:r>
        <w:rPr>
          <w:rFonts w:hint="eastAsia"/>
        </w:rPr>
        <w:t>CPU</w:t>
      </w:r>
      <w:r>
        <w:rPr>
          <w:rFonts w:hint="eastAsia"/>
        </w:rPr>
        <w:t>的算法训练耗时</w:t>
      </w:r>
      <w:r>
        <w:rPr>
          <w:rFonts w:hint="eastAsia"/>
        </w:rPr>
        <w:t>27.4</w:t>
      </w:r>
      <w:r>
        <w:rPr>
          <w:rFonts w:hint="eastAsia"/>
        </w:rPr>
        <w:t>秒，基于</w:t>
      </w:r>
      <w:r>
        <w:rPr>
          <w:rFonts w:hint="eastAsia"/>
        </w:rPr>
        <w:t>GPU</w:t>
      </w:r>
      <w:r>
        <w:rPr>
          <w:rFonts w:hint="eastAsia"/>
        </w:rPr>
        <w:t>的算法训练耗时</w:t>
      </w:r>
      <w:r>
        <w:rPr>
          <w:rFonts w:hint="eastAsia"/>
        </w:rPr>
        <w:t>25.7</w:t>
      </w:r>
      <w:r>
        <w:rPr>
          <w:rFonts w:hint="eastAsia"/>
        </w:rPr>
        <w:t>秒。</w:t>
      </w:r>
    </w:p>
    <w:p w14:paraId="082371B0" w14:textId="77777777" w:rsidR="00DB2996" w:rsidRDefault="00210EEF">
      <w:pPr>
        <w:pStyle w:val="1"/>
        <w:numPr>
          <w:ilvl w:val="0"/>
          <w:numId w:val="0"/>
        </w:numPr>
        <w:spacing w:after="312"/>
      </w:pPr>
      <w:r>
        <w:br w:type="page"/>
      </w:r>
      <w:bookmarkStart w:id="667" w:name="_Hlk480879835"/>
      <w:bookmarkStart w:id="668" w:name="_Toc484097140"/>
      <w:r>
        <w:rPr>
          <w:rFonts w:hint="eastAsia"/>
        </w:rPr>
        <w:lastRenderedPageBreak/>
        <w:t>结论</w:t>
      </w:r>
      <w:bookmarkEnd w:id="667"/>
      <w:bookmarkEnd w:id="668"/>
    </w:p>
    <w:p w14:paraId="52CD2D3A" w14:textId="77777777" w:rsidR="00E75263" w:rsidRPr="0017583B" w:rsidRDefault="0017583B" w:rsidP="0017583B">
      <w:pPr>
        <w:pStyle w:val="a0"/>
        <w:ind w:firstLine="480"/>
      </w:pPr>
      <w:r>
        <w:rPr>
          <w:rFonts w:hint="eastAsia"/>
        </w:rPr>
        <w:t>本论文成功地对使用舆情数据进行股票趋势预测问题的抽象和建模，设计并实现了遗传算法和人工神经网络这两种算法，成功地使用历史数据将模型训练出来，得到了能够根据当日舆情预测下日股票涨跌的遗传算法和人工神经网络。本论文还进行了遗传算法和人工神经网络在此问题上的优劣对比，最后成功使用</w:t>
      </w:r>
      <w:r>
        <w:rPr>
          <w:rFonts w:hint="eastAsia"/>
        </w:rPr>
        <w:t>CUDA</w:t>
      </w:r>
      <w:r>
        <w:rPr>
          <w:rFonts w:hint="eastAsia"/>
        </w:rPr>
        <w:t>对这两种算法进行并行化的优化，并对比</w:t>
      </w:r>
      <w:r w:rsidR="00EA7569">
        <w:rPr>
          <w:rFonts w:hint="eastAsia"/>
        </w:rPr>
        <w:t>了优化前后的性能，为</w:t>
      </w:r>
      <w:r w:rsidR="00EA7569" w:rsidRPr="00EA7569">
        <w:rPr>
          <w:rFonts w:hint="eastAsia"/>
        </w:rPr>
        <w:t>基于</w:t>
      </w:r>
      <w:r w:rsidR="00EA7569" w:rsidRPr="00EA7569">
        <w:rPr>
          <w:rFonts w:hint="eastAsia"/>
        </w:rPr>
        <w:t>CUDA</w:t>
      </w:r>
      <w:r w:rsidR="00EA7569" w:rsidRPr="00EA7569">
        <w:rPr>
          <w:rFonts w:hint="eastAsia"/>
        </w:rPr>
        <w:t>的遗传算法和神经网络在股票趋势问题</w:t>
      </w:r>
      <w:r w:rsidR="00EA7569">
        <w:rPr>
          <w:rFonts w:hint="eastAsia"/>
        </w:rPr>
        <w:t>中的应用提供了解决方案。</w:t>
      </w:r>
    </w:p>
    <w:p w14:paraId="244CDE11" w14:textId="77777777" w:rsidR="00DB2996" w:rsidRDefault="00DF5BE9">
      <w:pPr>
        <w:pStyle w:val="a0"/>
        <w:ind w:firstLine="480"/>
      </w:pPr>
      <w:r>
        <w:rPr>
          <w:rFonts w:hint="eastAsia"/>
        </w:rPr>
        <w:t>相较于人工神经网络，遗传算法更好地解决了通过舆情数据来预测股票</w:t>
      </w:r>
      <w:r w:rsidR="00E913A2">
        <w:rPr>
          <w:rFonts w:hint="eastAsia"/>
        </w:rPr>
        <w:t>趋势</w:t>
      </w:r>
      <w:r>
        <w:rPr>
          <w:rFonts w:hint="eastAsia"/>
        </w:rPr>
        <w:t>的问题。对于遗传算法，我们成功地使用</w:t>
      </w:r>
      <w:r>
        <w:rPr>
          <w:rFonts w:hint="eastAsia"/>
        </w:rPr>
        <w:t>CUDA</w:t>
      </w:r>
      <w:r>
        <w:rPr>
          <w:rFonts w:hint="eastAsia"/>
        </w:rPr>
        <w:t>优化了它的训练性能，提高了训练速度；对于人工神经网络，</w:t>
      </w:r>
      <w:r w:rsidR="001E2AAD">
        <w:rPr>
          <w:rFonts w:hint="eastAsia"/>
        </w:rPr>
        <w:t>我们了解了</w:t>
      </w:r>
      <w:r>
        <w:rPr>
          <w:rFonts w:hint="eastAsia"/>
        </w:rPr>
        <w:t>在本课题的实验环境下</w:t>
      </w:r>
      <w:r w:rsidR="00E913A2">
        <w:rPr>
          <w:rFonts w:hint="eastAsia"/>
        </w:rPr>
        <w:t>，</w:t>
      </w:r>
      <w:r w:rsidR="00E913A2">
        <w:rPr>
          <w:rFonts w:hint="eastAsia"/>
        </w:rPr>
        <w:t>300</w:t>
      </w:r>
      <w:r w:rsidR="00E913A2">
        <w:rPr>
          <w:rFonts w:hint="eastAsia"/>
        </w:rPr>
        <w:t>条数据的训练集并不能发挥</w:t>
      </w:r>
      <w:r w:rsidR="00E913A2">
        <w:rPr>
          <w:rFonts w:hint="eastAsia"/>
        </w:rPr>
        <w:t>CUDA</w:t>
      </w:r>
      <w:r w:rsidR="00E913A2">
        <w:rPr>
          <w:rFonts w:hint="eastAsia"/>
        </w:rPr>
        <w:t>并行计算的优势</w:t>
      </w:r>
      <w:r w:rsidR="001E2AAD">
        <w:rPr>
          <w:rFonts w:hint="eastAsia"/>
        </w:rPr>
        <w:t>，</w:t>
      </w:r>
      <w:r w:rsidR="00E913A2">
        <w:rPr>
          <w:rFonts w:hint="eastAsia"/>
        </w:rPr>
        <w:t>但</w:t>
      </w:r>
      <w:r w:rsidR="001E2AAD">
        <w:rPr>
          <w:rFonts w:hint="eastAsia"/>
        </w:rPr>
        <w:t>如果扩大训练集到</w:t>
      </w:r>
      <w:r w:rsidR="001E2AAD">
        <w:rPr>
          <w:rFonts w:hint="eastAsia"/>
        </w:rPr>
        <w:t>1700</w:t>
      </w:r>
      <w:r w:rsidR="001E2AAD">
        <w:rPr>
          <w:rFonts w:hint="eastAsia"/>
        </w:rPr>
        <w:t>条数据以上，使用</w:t>
      </w:r>
      <w:r w:rsidR="001E2AAD">
        <w:rPr>
          <w:rFonts w:hint="eastAsia"/>
        </w:rPr>
        <w:t>CUDA</w:t>
      </w:r>
      <w:r w:rsidR="001E2AAD">
        <w:rPr>
          <w:rFonts w:hint="eastAsia"/>
        </w:rPr>
        <w:t>优化的算法就会比只使用</w:t>
      </w:r>
      <w:r w:rsidR="001E2AAD">
        <w:rPr>
          <w:rFonts w:hint="eastAsia"/>
        </w:rPr>
        <w:t>CPU</w:t>
      </w:r>
      <w:r w:rsidR="001E2AAD">
        <w:rPr>
          <w:rFonts w:hint="eastAsia"/>
        </w:rPr>
        <w:t>的算法性能高、速度快。</w:t>
      </w:r>
    </w:p>
    <w:p w14:paraId="33EFFD68" w14:textId="77777777" w:rsidR="00E913A2" w:rsidRPr="00DF5BE9" w:rsidRDefault="00E913A2">
      <w:pPr>
        <w:pStyle w:val="a0"/>
        <w:ind w:firstLine="480"/>
      </w:pPr>
    </w:p>
    <w:p w14:paraId="18D94059" w14:textId="77777777" w:rsidR="00DB2996" w:rsidRDefault="00210EEF">
      <w:pPr>
        <w:pStyle w:val="1"/>
        <w:numPr>
          <w:ilvl w:val="0"/>
          <w:numId w:val="0"/>
        </w:numPr>
        <w:spacing w:after="312"/>
      </w:pPr>
      <w:r>
        <w:br w:type="page"/>
      </w:r>
      <w:bookmarkStart w:id="669" w:name="_Toc484097141"/>
      <w:r>
        <w:rPr>
          <w:rFonts w:hint="eastAsia"/>
        </w:rPr>
        <w:lastRenderedPageBreak/>
        <w:t>致谢</w:t>
      </w:r>
      <w:bookmarkEnd w:id="669"/>
    </w:p>
    <w:p w14:paraId="61864755" w14:textId="77777777" w:rsidR="00DB2996" w:rsidRDefault="00D95B26">
      <w:pPr>
        <w:pStyle w:val="a0"/>
        <w:ind w:firstLine="480"/>
      </w:pPr>
      <w:r>
        <w:rPr>
          <w:rFonts w:hint="eastAsia"/>
        </w:rPr>
        <w:t>在这毕业设计论文即将完成的时刻，我希望给对我的毕业设计提供过帮助的人和单位以诚挚的感谢。</w:t>
      </w:r>
    </w:p>
    <w:p w14:paraId="776B8023" w14:textId="77777777" w:rsidR="00D95B26" w:rsidRDefault="00D95B26">
      <w:pPr>
        <w:pStyle w:val="a0"/>
        <w:ind w:firstLine="480"/>
      </w:pPr>
      <w:r>
        <w:rPr>
          <w:rFonts w:hint="eastAsia"/>
        </w:rPr>
        <w:t>首先要感谢的是我的导师任健老师。任健老师是一个充满活力、</w:t>
      </w:r>
      <w:r w:rsidR="0005528F">
        <w:rPr>
          <w:rFonts w:hint="eastAsia"/>
        </w:rPr>
        <w:t>热情开朗</w:t>
      </w:r>
      <w:r>
        <w:rPr>
          <w:rFonts w:hint="eastAsia"/>
        </w:rPr>
        <w:t>、思维敏捷、</w:t>
      </w:r>
      <w:r w:rsidR="009858FB">
        <w:rPr>
          <w:rFonts w:hint="eastAsia"/>
        </w:rPr>
        <w:t>极具</w:t>
      </w:r>
      <w:r>
        <w:rPr>
          <w:rFonts w:hint="eastAsia"/>
        </w:rPr>
        <w:t>人格魅力的人，虽然年轻，但工作认真负责一丝不苟。从我毕业设计的选题、题目分析，到开题、中期，再到最终的答辩</w:t>
      </w:r>
      <w:r w:rsidR="00675146">
        <w:rPr>
          <w:rFonts w:hint="eastAsia"/>
        </w:rPr>
        <w:t>，在每个环节上</w:t>
      </w:r>
      <w:r>
        <w:rPr>
          <w:rFonts w:hint="eastAsia"/>
        </w:rPr>
        <w:t>，一直认认真真地指导我毕业设计的工作，对我做的不好的地方提出改正</w:t>
      </w:r>
      <w:r w:rsidR="00147841">
        <w:rPr>
          <w:rFonts w:hint="eastAsia"/>
        </w:rPr>
        <w:t>的指导和</w:t>
      </w:r>
      <w:r>
        <w:rPr>
          <w:rFonts w:hint="eastAsia"/>
        </w:rPr>
        <w:t>意见</w:t>
      </w:r>
      <w:r w:rsidR="009858FB">
        <w:rPr>
          <w:rFonts w:hint="eastAsia"/>
        </w:rPr>
        <w:t>，从没有不耐烦；在我思路阻塞的时候总能三两句话就拨开了我思路上的迷雾，</w:t>
      </w:r>
      <w:r w:rsidR="003411D9">
        <w:rPr>
          <w:rFonts w:hint="eastAsia"/>
        </w:rPr>
        <w:t>使</w:t>
      </w:r>
      <w:r w:rsidR="009858FB">
        <w:rPr>
          <w:rFonts w:hint="eastAsia"/>
        </w:rPr>
        <w:t>我的毕业设计顺利地进行下去</w:t>
      </w:r>
      <w:r>
        <w:rPr>
          <w:rFonts w:hint="eastAsia"/>
        </w:rPr>
        <w:t>。</w:t>
      </w:r>
      <w:r w:rsidR="009858FB">
        <w:rPr>
          <w:rFonts w:hint="eastAsia"/>
        </w:rPr>
        <w:t>任健老师身上的学者气度也</w:t>
      </w:r>
      <w:r w:rsidR="00967CC5">
        <w:rPr>
          <w:rFonts w:hint="eastAsia"/>
        </w:rPr>
        <w:t>常常打动</w:t>
      </w:r>
      <w:r w:rsidR="009858FB">
        <w:rPr>
          <w:rFonts w:hint="eastAsia"/>
        </w:rPr>
        <w:t>我，使我</w:t>
      </w:r>
      <w:r w:rsidR="00967CC5">
        <w:rPr>
          <w:rFonts w:hint="eastAsia"/>
        </w:rPr>
        <w:t>也按照学者的标准来要求自己。“高山仰止，景行行止。</w:t>
      </w:r>
      <w:r w:rsidR="00967CC5" w:rsidRPr="00967CC5">
        <w:rPr>
          <w:rFonts w:hint="eastAsia"/>
        </w:rPr>
        <w:t>虽不能至，然心向往之</w:t>
      </w:r>
      <w:r w:rsidR="00967CC5">
        <w:rPr>
          <w:rFonts w:hint="eastAsia"/>
        </w:rPr>
        <w:t>”，</w:t>
      </w:r>
      <w:r>
        <w:rPr>
          <w:rFonts w:hint="eastAsia"/>
        </w:rPr>
        <w:t>可以说，能选择任健老师作为我毕业设计的导师是我的幸运。</w:t>
      </w:r>
    </w:p>
    <w:p w14:paraId="721FAD02" w14:textId="77777777" w:rsidR="009858FB" w:rsidRDefault="00E02ECD">
      <w:pPr>
        <w:pStyle w:val="a0"/>
        <w:ind w:firstLine="480"/>
      </w:pPr>
      <w:r>
        <w:rPr>
          <w:rFonts w:hint="eastAsia"/>
        </w:rPr>
        <w:t>然后</w:t>
      </w:r>
      <w:r w:rsidR="00675146">
        <w:rPr>
          <w:rFonts w:hint="eastAsia"/>
        </w:rPr>
        <w:t>我</w:t>
      </w:r>
      <w:r>
        <w:rPr>
          <w:rFonts w:hint="eastAsia"/>
        </w:rPr>
        <w:t>要感谢</w:t>
      </w:r>
      <w:r w:rsidR="00675146">
        <w:rPr>
          <w:rFonts w:hint="eastAsia"/>
        </w:rPr>
        <w:t>同系的硕士研究生</w:t>
      </w:r>
      <w:r w:rsidR="00FF0A3D">
        <w:rPr>
          <w:rFonts w:hint="eastAsia"/>
        </w:rPr>
        <w:t>胡京徽学长</w:t>
      </w:r>
      <w:r w:rsidR="00675146">
        <w:rPr>
          <w:rFonts w:hint="eastAsia"/>
        </w:rPr>
        <w:t>。胡学长</w:t>
      </w:r>
      <w:r w:rsidR="005E37F7">
        <w:rPr>
          <w:rFonts w:hint="eastAsia"/>
        </w:rPr>
        <w:t>是计算机系的老学长，</w:t>
      </w:r>
      <w:r w:rsidR="00675146">
        <w:rPr>
          <w:rFonts w:hint="eastAsia"/>
        </w:rPr>
        <w:t>在我毕业设计中涉及到的</w:t>
      </w:r>
      <w:r w:rsidR="005E37F7">
        <w:rPr>
          <w:rFonts w:hint="eastAsia"/>
        </w:rPr>
        <w:t>许多</w:t>
      </w:r>
      <w:r w:rsidR="00675146">
        <w:rPr>
          <w:rFonts w:hint="eastAsia"/>
        </w:rPr>
        <w:t>具体的</w:t>
      </w:r>
      <w:r w:rsidR="005E37F7">
        <w:rPr>
          <w:rFonts w:hint="eastAsia"/>
        </w:rPr>
        <w:t>细节</w:t>
      </w:r>
      <w:r w:rsidR="00675146">
        <w:rPr>
          <w:rFonts w:hint="eastAsia"/>
        </w:rPr>
        <w:t>技术问题上指导了我</w:t>
      </w:r>
      <w:r w:rsidR="005E37F7">
        <w:rPr>
          <w:rFonts w:hint="eastAsia"/>
        </w:rPr>
        <w:t>。小问题像如何选择框架、配置环境的技巧，大问题像某种算法的设计为什么行不通，胡学长都能给出自己的见解</w:t>
      </w:r>
      <w:r w:rsidR="0042675F">
        <w:rPr>
          <w:rFonts w:hint="eastAsia"/>
        </w:rPr>
        <w:t>，作为我解决问题的重要参考</w:t>
      </w:r>
      <w:r w:rsidR="005E37F7">
        <w:rPr>
          <w:rFonts w:hint="eastAsia"/>
        </w:rPr>
        <w:t>。</w:t>
      </w:r>
    </w:p>
    <w:p w14:paraId="443D0DF4" w14:textId="77777777" w:rsidR="0042675F" w:rsidRDefault="00D5035B">
      <w:pPr>
        <w:pStyle w:val="a0"/>
        <w:ind w:firstLine="480"/>
      </w:pPr>
      <w:r>
        <w:rPr>
          <w:rFonts w:hint="eastAsia"/>
        </w:rPr>
        <w:t>接着我要感谢答辩组的所有老师，在我毕业设计开题答辩、中期答辩和即将到来的最终答辩里一针见血地指出我的问题所在，让我能尽早改正毕业设计中的错误</w:t>
      </w:r>
      <w:r w:rsidR="00462F9C">
        <w:rPr>
          <w:rFonts w:hint="eastAsia"/>
        </w:rPr>
        <w:t>，不在歧途上越走越远</w:t>
      </w:r>
      <w:r>
        <w:rPr>
          <w:rFonts w:hint="eastAsia"/>
        </w:rPr>
        <w:t>。</w:t>
      </w:r>
    </w:p>
    <w:p w14:paraId="754D1697" w14:textId="77777777" w:rsidR="00462F9C" w:rsidRDefault="00462F9C">
      <w:pPr>
        <w:pStyle w:val="a0"/>
        <w:ind w:firstLine="480"/>
      </w:pPr>
      <w:r>
        <w:rPr>
          <w:rFonts w:hint="eastAsia"/>
        </w:rPr>
        <w:t>我</w:t>
      </w:r>
      <w:r w:rsidR="001649B6">
        <w:rPr>
          <w:rFonts w:hint="eastAsia"/>
        </w:rPr>
        <w:t>还</w:t>
      </w:r>
      <w:r>
        <w:rPr>
          <w:rFonts w:hint="eastAsia"/>
        </w:rPr>
        <w:t>要感谢我的前室友王逸翔</w:t>
      </w:r>
      <w:r w:rsidR="00095392">
        <w:rPr>
          <w:rFonts w:hint="eastAsia"/>
        </w:rPr>
        <w:t>、室友丁蔚然、室友刘艺华、室友刘一等朋友，在我因为遇到困难而灰心丧气时给我鼓励、给我力量。在与他们平时的闲聊中，偶尔还能激发出奇思妙想，应用在我的毕设中。</w:t>
      </w:r>
    </w:p>
    <w:p w14:paraId="29688D9A" w14:textId="77777777" w:rsidR="00DB1A43" w:rsidRDefault="00DB1A43">
      <w:pPr>
        <w:pStyle w:val="a0"/>
        <w:ind w:firstLine="480"/>
      </w:pPr>
      <w:r>
        <w:rPr>
          <w:rFonts w:hint="eastAsia"/>
        </w:rPr>
        <w:t>最后我要感谢我的父母，感谢他们对我的教育，感谢他们给我提供了良好的资源环境，让我无后顾之忧地求学。</w:t>
      </w:r>
      <w:r w:rsidR="00092B84">
        <w:rPr>
          <w:rFonts w:hint="eastAsia"/>
        </w:rPr>
        <w:t>如果没有他们，我现在不可能在这里撰写</w:t>
      </w:r>
      <w:r w:rsidR="005606C1">
        <w:rPr>
          <w:rFonts w:hint="eastAsia"/>
        </w:rPr>
        <w:t>这篇</w:t>
      </w:r>
      <w:r w:rsidR="00092B84">
        <w:rPr>
          <w:rFonts w:hint="eastAsia"/>
        </w:rPr>
        <w:t>毕业设计论文。</w:t>
      </w:r>
    </w:p>
    <w:p w14:paraId="2B0D1268" w14:textId="77777777" w:rsidR="00E8495B" w:rsidRPr="0042675F" w:rsidRDefault="001649B6" w:rsidP="00E8495B">
      <w:pPr>
        <w:pStyle w:val="a0"/>
        <w:ind w:firstLine="480"/>
      </w:pPr>
      <w:r>
        <w:rPr>
          <w:rFonts w:hint="eastAsia"/>
        </w:rPr>
        <w:t>再次感谢以上提到的和由于篇幅所限未能提到的所有对我进行过帮助的人们，</w:t>
      </w:r>
      <w:r w:rsidR="006F189B">
        <w:rPr>
          <w:rFonts w:hint="eastAsia"/>
        </w:rPr>
        <w:t>谢谢你们！</w:t>
      </w:r>
    </w:p>
    <w:p w14:paraId="2F87E1DF" w14:textId="77777777" w:rsidR="00DB2996" w:rsidRDefault="00210EEF">
      <w:pPr>
        <w:pStyle w:val="1"/>
        <w:numPr>
          <w:ilvl w:val="0"/>
          <w:numId w:val="0"/>
        </w:numPr>
        <w:spacing w:after="312"/>
      </w:pPr>
      <w:r>
        <w:br w:type="page"/>
      </w:r>
      <w:bookmarkStart w:id="670" w:name="_Toc484097142"/>
      <w:r>
        <w:rPr>
          <w:rFonts w:hint="eastAsia"/>
        </w:rPr>
        <w:lastRenderedPageBreak/>
        <w:t>参考文献</w:t>
      </w:r>
      <w:bookmarkEnd w:id="670"/>
    </w:p>
    <w:p w14:paraId="0AF0E36F" w14:textId="47224736" w:rsidR="00DB2996" w:rsidRDefault="00210EEF">
      <w:pPr>
        <w:pStyle w:val="a0"/>
        <w:ind w:firstLine="480"/>
      </w:pPr>
      <w:r>
        <w:rPr>
          <w:rFonts w:hint="eastAsia"/>
        </w:rPr>
        <w:t>[1]</w:t>
      </w:r>
      <w:r w:rsidR="00812A4D" w:rsidRPr="00812A4D">
        <w:t xml:space="preserve"> Majhi R, Panda G, Sahoo G, et al. Stock market prediction of S&amp;P 500 and DJIA using Bacterial Foraging Optimization Technique[C]// </w:t>
      </w:r>
      <w:ins w:id="671" w:author="Alex Ren" w:date="2017-05-31T20:11:00Z">
        <w:r w:rsidR="00C063BE">
          <w:t xml:space="preserve">Proc. </w:t>
        </w:r>
      </w:ins>
      <w:del w:id="672" w:author="Alex Ren" w:date="2017-05-31T20:08:00Z">
        <w:r w:rsidR="00812A4D" w:rsidRPr="00812A4D" w:rsidDel="00012197">
          <w:delText xml:space="preserve">Evolutionary Computation, 2007. </w:delText>
        </w:r>
      </w:del>
      <w:ins w:id="673" w:author="Alex Ren" w:date="2017-05-31T20:08:00Z">
        <w:r w:rsidR="00012197">
          <w:rPr>
            <w:rFonts w:hint="eastAsia"/>
          </w:rPr>
          <w:t>IE</w:t>
        </w:r>
        <w:r w:rsidR="00012197">
          <w:t>E</w:t>
        </w:r>
        <w:r w:rsidR="00012197">
          <w:rPr>
            <w:rFonts w:hint="eastAsia"/>
          </w:rPr>
          <w:t>E</w:t>
        </w:r>
        <w:r w:rsidR="00012197">
          <w:t xml:space="preserve"> </w:t>
        </w:r>
      </w:ins>
      <w:r w:rsidR="00812A4D" w:rsidRPr="00812A4D">
        <w:t>CEC</w:t>
      </w:r>
      <w:ins w:id="674" w:author="Alex Ren" w:date="2017-05-31T20:08:00Z">
        <w:r w:rsidR="009952A7">
          <w:t>’0</w:t>
        </w:r>
      </w:ins>
      <w:ins w:id="675" w:author="Alex Ren" w:date="2017-05-31T20:09:00Z">
        <w:r w:rsidR="009952A7">
          <w:t>7</w:t>
        </w:r>
      </w:ins>
      <w:ins w:id="676" w:author="Alex Ren" w:date="2017-05-31T20:08:00Z">
        <w:r w:rsidR="00012197">
          <w:t>,</w:t>
        </w:r>
      </w:ins>
      <w:del w:id="677" w:author="Alex Ren" w:date="2017-05-31T20:08:00Z">
        <w:r w:rsidR="00812A4D" w:rsidRPr="00812A4D" w:rsidDel="00012197">
          <w:delText xml:space="preserve"> 2007. IEEE Congress on.</w:delText>
        </w:r>
      </w:del>
      <w:del w:id="678" w:author="Alex Ren" w:date="2017-05-31T20:07:00Z">
        <w:r w:rsidR="00812A4D" w:rsidRPr="00812A4D" w:rsidDel="00012197">
          <w:delText xml:space="preserve"> IEEE Xplore</w:delText>
        </w:r>
      </w:del>
      <w:del w:id="679" w:author="Alex Ren" w:date="2017-05-31T20:08:00Z">
        <w:r w:rsidR="00812A4D" w:rsidRPr="00812A4D" w:rsidDel="00012197">
          <w:delText>,</w:delText>
        </w:r>
      </w:del>
      <w:r w:rsidR="00812A4D" w:rsidRPr="00812A4D">
        <w:t xml:space="preserve"> 2007:2569-2575.</w:t>
      </w:r>
    </w:p>
    <w:p w14:paraId="5651CE5F" w14:textId="2DA11404" w:rsidR="00DB2996" w:rsidRDefault="00210EEF">
      <w:pPr>
        <w:pStyle w:val="a0"/>
        <w:ind w:firstLine="480"/>
      </w:pPr>
      <w:r>
        <w:rPr>
          <w:rFonts w:hint="eastAsia"/>
        </w:rPr>
        <w:t>[2]</w:t>
      </w:r>
      <w:r w:rsidR="00812A4D" w:rsidRPr="00812A4D">
        <w:t xml:space="preserve"> Tan T Z, Quek C, Ng G S. Brain-inspired genetic complementary learning for stock market prediction[C]//</w:t>
      </w:r>
      <w:del w:id="680" w:author="Alex Ren" w:date="2017-05-31T20:09:00Z">
        <w:r w:rsidR="00812A4D" w:rsidRPr="00812A4D" w:rsidDel="002E713C">
          <w:delText xml:space="preserve"> </w:delText>
        </w:r>
      </w:del>
      <w:ins w:id="681" w:author="Alex Ren" w:date="2017-05-31T20:09:00Z">
        <w:r w:rsidR="002E713C">
          <w:t xml:space="preserve"> </w:t>
        </w:r>
      </w:ins>
      <w:ins w:id="682" w:author="Alex Ren" w:date="2017-05-31T20:11:00Z">
        <w:r w:rsidR="00C063BE">
          <w:t xml:space="preserve">Proc. </w:t>
        </w:r>
      </w:ins>
      <w:ins w:id="683" w:author="Alex Ren" w:date="2017-05-31T20:09:00Z">
        <w:r w:rsidR="002E713C">
          <w:t>IEEE CEC’05</w:t>
        </w:r>
      </w:ins>
      <w:del w:id="684" w:author="Alex Ren" w:date="2017-05-31T20:09:00Z">
        <w:r w:rsidR="00812A4D" w:rsidRPr="00812A4D" w:rsidDel="002E713C">
          <w:delText>Evolutionary Computation, 2005. The 2005 IEEE Congress on. IEEE</w:delText>
        </w:r>
      </w:del>
      <w:r w:rsidR="00812A4D" w:rsidRPr="00812A4D">
        <w:t>, 2005:2653-2660 Vol. 3.</w:t>
      </w:r>
    </w:p>
    <w:p w14:paraId="1B67036E" w14:textId="77777777" w:rsidR="00DB2996" w:rsidRDefault="00210EEF">
      <w:pPr>
        <w:pStyle w:val="a0"/>
        <w:ind w:firstLine="480"/>
      </w:pPr>
      <w:r>
        <w:t>[3]</w:t>
      </w:r>
      <w:r w:rsidR="00812A4D" w:rsidRPr="00812A4D">
        <w:t xml:space="preserve"> Noll T A. Chaos and Order in the Capital Markets: A New View of Cycles, Prices, and Market Volatility.[J]. Journal of Finance, 1993, 48(5):2041.</w:t>
      </w:r>
    </w:p>
    <w:p w14:paraId="59FB6289" w14:textId="77777777" w:rsidR="00DB2996" w:rsidRDefault="00210EEF">
      <w:pPr>
        <w:pStyle w:val="a0"/>
        <w:ind w:firstLine="480"/>
      </w:pPr>
      <w:r>
        <w:t xml:space="preserve">[4] </w:t>
      </w:r>
      <w:r w:rsidR="00812A4D" w:rsidRPr="00812A4D">
        <w:t>Taylor S J. Modelling Financial Time Series(2nd Edition)[M]. WORLD SCIENTIFIC, 2007.</w:t>
      </w:r>
    </w:p>
    <w:p w14:paraId="1BFFF7DD" w14:textId="77777777" w:rsidR="00DB2996" w:rsidRDefault="00210EEF">
      <w:pPr>
        <w:pStyle w:val="a0"/>
        <w:ind w:firstLine="480"/>
      </w:pPr>
      <w:r>
        <w:rPr>
          <w:rFonts w:hint="eastAsia"/>
        </w:rPr>
        <w:t>[5]</w:t>
      </w:r>
      <w:r w:rsidR="00812A4D" w:rsidRPr="00812A4D">
        <w:t xml:space="preserve"> </w:t>
      </w:r>
      <w:r w:rsidR="00F653E3" w:rsidRPr="00F653E3">
        <w:t>Petr Pospichal J J. GPU-based Acceleration of the Genetic Algorithm[J]. Gecco Competition, 2009.</w:t>
      </w:r>
    </w:p>
    <w:p w14:paraId="45D4A7CF" w14:textId="77777777" w:rsidR="00DB2996" w:rsidRDefault="00210EEF">
      <w:pPr>
        <w:pStyle w:val="a0"/>
        <w:ind w:firstLine="480"/>
      </w:pPr>
      <w:r>
        <w:t>[6]</w:t>
      </w:r>
      <w:r w:rsidR="00812A4D" w:rsidRPr="00812A4D">
        <w:t xml:space="preserve"> Han Y, Xiu L, Wang Z, et al. Artificial neural networks controlled fast valving in a power generation plant[J]. IEEE Transactions on Neural Networks, 1997, 8(2):373.</w:t>
      </w:r>
    </w:p>
    <w:p w14:paraId="0A3697D4" w14:textId="77777777" w:rsidR="00DB2996" w:rsidRDefault="005048C2">
      <w:pPr>
        <w:pStyle w:val="a0"/>
        <w:ind w:firstLine="480"/>
      </w:pPr>
      <w:r>
        <w:t xml:space="preserve">[7] </w:t>
      </w:r>
      <w:r w:rsidR="00812A4D" w:rsidRPr="00812A4D">
        <w:t>Clements M P, Hendry D F. Forecasting Economic Processes--A Reply.[J]. 1998.</w:t>
      </w:r>
    </w:p>
    <w:p w14:paraId="6B6B5B82" w14:textId="77777777" w:rsidR="00DB2996" w:rsidRDefault="00210EEF">
      <w:pPr>
        <w:pStyle w:val="a0"/>
        <w:ind w:firstLine="480"/>
      </w:pPr>
      <w:r>
        <w:rPr>
          <w:rFonts w:hint="eastAsia"/>
        </w:rPr>
        <w:t>[8]</w:t>
      </w:r>
      <w:r w:rsidR="005048C2" w:rsidRPr="005048C2">
        <w:t xml:space="preserve"> Kara Y, Boyacioglu M A, Ömer Kaan Baykan. Predicting direction of stock price index movement using artificial neural networks and support vector machines: The sample of the Istanbul Stock Exchange[M]. Pergamon Press, Inc. 2011.</w:t>
      </w:r>
    </w:p>
    <w:p w14:paraId="10A26C9C" w14:textId="77777777" w:rsidR="00DB2996" w:rsidRDefault="00210EEF">
      <w:pPr>
        <w:pStyle w:val="a0"/>
        <w:ind w:firstLine="480"/>
      </w:pPr>
      <w:r>
        <w:rPr>
          <w:rFonts w:hint="eastAsia"/>
        </w:rPr>
        <w:t>[9]</w:t>
      </w:r>
      <w:r w:rsidR="005048C2" w:rsidRPr="005048C2">
        <w:t xml:space="preserve"> Nayak S C, Misra B B, Behera H S. Index prediction with neuro-genetic hybrid network: A comparative analysis of performance[C]// International Conference on Computing, Communication and Applications. IEEE, 2012:1-6.</w:t>
      </w:r>
    </w:p>
    <w:p w14:paraId="422D632E" w14:textId="77777777" w:rsidR="00DB2996" w:rsidRDefault="00210EEF">
      <w:pPr>
        <w:pStyle w:val="a0"/>
        <w:ind w:firstLine="480"/>
      </w:pPr>
      <w:r>
        <w:rPr>
          <w:rFonts w:hint="eastAsia"/>
        </w:rPr>
        <w:t>[10]</w:t>
      </w:r>
      <w:r w:rsidR="005048C2" w:rsidRPr="005048C2">
        <w:t xml:space="preserve"> Wen Q, Yang Z, Song Y, et al. Automatic stock decision support system based on box theory and SVM algorithm[J]. Expert Systems with Applications, 2010, 37(2):1015-1022.</w:t>
      </w:r>
    </w:p>
    <w:p w14:paraId="6242B2A0" w14:textId="77777777" w:rsidR="00DB2996" w:rsidRDefault="00210EEF">
      <w:pPr>
        <w:pStyle w:val="a0"/>
        <w:ind w:firstLine="480"/>
      </w:pPr>
      <w:r>
        <w:t>[11]</w:t>
      </w:r>
      <w:r w:rsidR="00AB3626" w:rsidRPr="00AB3626">
        <w:rPr>
          <w:rFonts w:hint="eastAsia"/>
        </w:rPr>
        <w:t xml:space="preserve"> </w:t>
      </w:r>
      <w:r w:rsidR="00AB3626" w:rsidRPr="00AB3626">
        <w:rPr>
          <w:rFonts w:hint="eastAsia"/>
        </w:rPr>
        <w:t>吉根林</w:t>
      </w:r>
      <w:r w:rsidR="00AB3626" w:rsidRPr="00AB3626">
        <w:rPr>
          <w:rFonts w:hint="eastAsia"/>
        </w:rPr>
        <w:t xml:space="preserve">, </w:t>
      </w:r>
      <w:r w:rsidR="00AB3626" w:rsidRPr="00AB3626">
        <w:rPr>
          <w:rFonts w:hint="eastAsia"/>
        </w:rPr>
        <w:t>邢乃宁</w:t>
      </w:r>
      <w:r w:rsidR="00AB3626" w:rsidRPr="00AB3626">
        <w:rPr>
          <w:rFonts w:hint="eastAsia"/>
        </w:rPr>
        <w:t xml:space="preserve">, </w:t>
      </w:r>
      <w:r w:rsidR="00AB3626" w:rsidRPr="00AB3626">
        <w:rPr>
          <w:rFonts w:hint="eastAsia"/>
        </w:rPr>
        <w:t>孙志挥</w:t>
      </w:r>
      <w:r w:rsidR="00AB3626" w:rsidRPr="00AB3626">
        <w:rPr>
          <w:rFonts w:hint="eastAsia"/>
        </w:rPr>
        <w:t xml:space="preserve">. </w:t>
      </w:r>
      <w:r w:rsidR="00AB3626" w:rsidRPr="00AB3626">
        <w:rPr>
          <w:rFonts w:hint="eastAsia"/>
        </w:rPr>
        <w:t>应用人机交互的遗传算法挖掘股票投资风险规则</w:t>
      </w:r>
      <w:r w:rsidR="00AB3626" w:rsidRPr="00AB3626">
        <w:rPr>
          <w:rFonts w:hint="eastAsia"/>
        </w:rPr>
        <w:t xml:space="preserve">[J]. </w:t>
      </w:r>
      <w:r w:rsidR="00AB3626" w:rsidRPr="00AB3626">
        <w:rPr>
          <w:rFonts w:hint="eastAsia"/>
        </w:rPr>
        <w:t>小型微型计算机系统</w:t>
      </w:r>
      <w:r w:rsidR="00AB3626" w:rsidRPr="00AB3626">
        <w:rPr>
          <w:rFonts w:hint="eastAsia"/>
        </w:rPr>
        <w:t>, 2002, 23(12):1492-1495.</w:t>
      </w:r>
    </w:p>
    <w:p w14:paraId="33CB98F0" w14:textId="77777777" w:rsidR="00DB2996" w:rsidRDefault="00210EEF">
      <w:pPr>
        <w:pStyle w:val="a0"/>
        <w:ind w:firstLine="480"/>
      </w:pPr>
      <w:r>
        <w:t>[12]</w:t>
      </w:r>
      <w:r w:rsidR="00AB3626" w:rsidRPr="00AB3626">
        <w:rPr>
          <w:rFonts w:hint="eastAsia"/>
        </w:rPr>
        <w:t xml:space="preserve"> </w:t>
      </w:r>
      <w:r w:rsidR="00AB3626" w:rsidRPr="00AB3626">
        <w:rPr>
          <w:rFonts w:hint="eastAsia"/>
        </w:rPr>
        <w:t>卢琇泽</w:t>
      </w:r>
      <w:r w:rsidR="00AB3626" w:rsidRPr="00AB3626">
        <w:rPr>
          <w:rFonts w:hint="eastAsia"/>
        </w:rPr>
        <w:t xml:space="preserve">, </w:t>
      </w:r>
      <w:r w:rsidR="00AB3626" w:rsidRPr="00AB3626">
        <w:rPr>
          <w:rFonts w:hint="eastAsia"/>
        </w:rPr>
        <w:t>叶德谦</w:t>
      </w:r>
      <w:r w:rsidR="00AB3626" w:rsidRPr="00AB3626">
        <w:rPr>
          <w:rFonts w:hint="eastAsia"/>
        </w:rPr>
        <w:t xml:space="preserve">, </w:t>
      </w:r>
      <w:r w:rsidR="00AB3626" w:rsidRPr="00AB3626">
        <w:rPr>
          <w:rFonts w:hint="eastAsia"/>
        </w:rPr>
        <w:t>南敏</w:t>
      </w:r>
      <w:r w:rsidR="00AB3626" w:rsidRPr="00AB3626">
        <w:rPr>
          <w:rFonts w:hint="eastAsia"/>
        </w:rPr>
        <w:t xml:space="preserve">. </w:t>
      </w:r>
      <w:r w:rsidR="00AB3626" w:rsidRPr="00AB3626">
        <w:rPr>
          <w:rFonts w:hint="eastAsia"/>
        </w:rPr>
        <w:t>基于遗传算法和神经网络的股票价格预测</w:t>
      </w:r>
      <w:r w:rsidR="00AB3626" w:rsidRPr="00AB3626">
        <w:rPr>
          <w:rFonts w:hint="eastAsia"/>
        </w:rPr>
        <w:t xml:space="preserve">[J]. </w:t>
      </w:r>
      <w:r w:rsidR="00AB3626" w:rsidRPr="00AB3626">
        <w:rPr>
          <w:rFonts w:hint="eastAsia"/>
        </w:rPr>
        <w:t>电脑开发与应用</w:t>
      </w:r>
      <w:r w:rsidR="00AB3626" w:rsidRPr="00AB3626">
        <w:rPr>
          <w:rFonts w:hint="eastAsia"/>
        </w:rPr>
        <w:t>, 2010, 23(2):61-62.</w:t>
      </w:r>
    </w:p>
    <w:p w14:paraId="24B70FD9" w14:textId="77777777" w:rsidR="00DB2996" w:rsidRDefault="00210EEF">
      <w:pPr>
        <w:pStyle w:val="a0"/>
        <w:ind w:firstLine="480"/>
      </w:pPr>
      <w:r>
        <w:t>[13]</w:t>
      </w:r>
      <w:r w:rsidR="00AB3626" w:rsidRPr="00AB3626">
        <w:rPr>
          <w:rFonts w:hint="eastAsia"/>
        </w:rPr>
        <w:t xml:space="preserve"> </w:t>
      </w:r>
      <w:r w:rsidR="00AB3626" w:rsidRPr="00AB3626">
        <w:rPr>
          <w:rFonts w:hint="eastAsia"/>
        </w:rPr>
        <w:t>张炜</w:t>
      </w:r>
      <w:r w:rsidR="00AB3626" w:rsidRPr="00AB3626">
        <w:rPr>
          <w:rFonts w:hint="eastAsia"/>
        </w:rPr>
        <w:t xml:space="preserve">. </w:t>
      </w:r>
      <w:r w:rsidR="00AB3626" w:rsidRPr="00AB3626">
        <w:rPr>
          <w:rFonts w:hint="eastAsia"/>
        </w:rPr>
        <w:t>基于遗传算法的属性约简方法在股票预测中的应用研究</w:t>
      </w:r>
      <w:r w:rsidR="00AB3626" w:rsidRPr="00AB3626">
        <w:rPr>
          <w:rFonts w:hint="eastAsia"/>
        </w:rPr>
        <w:t xml:space="preserve">[D]. </w:t>
      </w:r>
      <w:r w:rsidR="00AB3626" w:rsidRPr="00AB3626">
        <w:rPr>
          <w:rFonts w:hint="eastAsia"/>
        </w:rPr>
        <w:t>湖南大学</w:t>
      </w:r>
      <w:r w:rsidR="00AB3626" w:rsidRPr="00AB3626">
        <w:rPr>
          <w:rFonts w:hint="eastAsia"/>
        </w:rPr>
        <w:t>, 2013.</w:t>
      </w:r>
    </w:p>
    <w:p w14:paraId="1DE7B773" w14:textId="77777777" w:rsidR="00DB2996" w:rsidRDefault="00210EEF">
      <w:pPr>
        <w:pStyle w:val="a0"/>
        <w:ind w:firstLine="480"/>
      </w:pPr>
      <w:r>
        <w:lastRenderedPageBreak/>
        <w:t>[14]</w:t>
      </w:r>
      <w:r w:rsidR="001648E3" w:rsidRPr="001648E3">
        <w:rPr>
          <w:rFonts w:ascii="Arial" w:hAnsi="Arial" w:cs="Arial"/>
          <w:color w:val="000000"/>
          <w:sz w:val="20"/>
          <w:szCs w:val="20"/>
          <w:shd w:val="clear" w:color="auto" w:fill="FFFFFF"/>
        </w:rPr>
        <w:t xml:space="preserve"> </w:t>
      </w:r>
      <w:r w:rsidR="001648E3" w:rsidRPr="001648E3">
        <w:t>Mitchell M. An introduction to genetic algorithms[M]. MIT Press, 1996.</w:t>
      </w:r>
    </w:p>
    <w:p w14:paraId="5D75726B" w14:textId="77777777" w:rsidR="00DB2996" w:rsidRDefault="00210EEF">
      <w:pPr>
        <w:pStyle w:val="a0"/>
        <w:ind w:firstLine="480"/>
      </w:pPr>
      <w:r>
        <w:rPr>
          <w:rFonts w:hint="eastAsia"/>
        </w:rPr>
        <w:t>[15]</w:t>
      </w:r>
      <w:r w:rsidR="00704E96" w:rsidRPr="00704E96">
        <w:rPr>
          <w:rFonts w:ascii="Arial" w:hAnsi="Arial" w:cs="Arial"/>
          <w:color w:val="000000"/>
          <w:sz w:val="20"/>
          <w:szCs w:val="20"/>
          <w:shd w:val="clear" w:color="auto" w:fill="FFFFFF"/>
        </w:rPr>
        <w:t xml:space="preserve"> </w:t>
      </w:r>
      <w:r w:rsidR="00704E96" w:rsidRPr="00704E96">
        <w:t>Team T D, Alrfou R, Alain G, et al. Theano: A Python framework for fast computation of mathematical expressions[J]. 2016.</w:t>
      </w:r>
    </w:p>
    <w:p w14:paraId="7DB3632F" w14:textId="77777777" w:rsidR="00DB2996" w:rsidRDefault="00210EEF">
      <w:pPr>
        <w:pStyle w:val="a0"/>
        <w:ind w:firstLine="480"/>
      </w:pPr>
      <w:r>
        <w:rPr>
          <w:rFonts w:hint="eastAsia"/>
        </w:rPr>
        <w:t>[16]</w:t>
      </w:r>
      <w:r w:rsidR="00704E96" w:rsidRPr="00704E96">
        <w:t xml:space="preserve"> Fung J, Tang F, Mann S. Mediated Reality Using Computer Graphics Hardware for Computer Vision[C]// International Symposium on Wearable Computers. IEEE, 2002:83-89.</w:t>
      </w:r>
    </w:p>
    <w:p w14:paraId="65F10CFD" w14:textId="77777777" w:rsidR="00DB2996" w:rsidRDefault="00210EEF">
      <w:pPr>
        <w:pStyle w:val="a0"/>
        <w:ind w:firstLine="480"/>
      </w:pPr>
      <w:r>
        <w:rPr>
          <w:rFonts w:hint="eastAsia"/>
        </w:rPr>
        <w:t>[17]</w:t>
      </w:r>
      <w:r w:rsidR="00704E96" w:rsidRPr="00704E96">
        <w:t xml:space="preserve"> Aimone C, Fung J, Mann S. An EyeTap video-based featureless projective motion estimation assisted by gyroscopic tracking for wearable computer mediated reality[J]. Personal and Ubiquitous Computing, 2003, 7(5):236-248.</w:t>
      </w:r>
    </w:p>
    <w:p w14:paraId="6B8C3D1E" w14:textId="77777777" w:rsidR="00DB2996" w:rsidRDefault="00210EEF">
      <w:pPr>
        <w:pStyle w:val="a0"/>
        <w:ind w:firstLine="480"/>
      </w:pPr>
      <w:r>
        <w:t>[18]</w:t>
      </w:r>
      <w:r w:rsidR="00704E96" w:rsidRPr="00704E96">
        <w:t xml:space="preserve"> Fung J, Mann S. Computer vision signal processing on graphics processing units[C]// IEEE International Conference on Acoustics, Speech, and Signal Processing, 2004. Proceedings. IEEE, 2004:V-93-6 vol.5.</w:t>
      </w:r>
    </w:p>
    <w:p w14:paraId="7E11A7B9" w14:textId="77777777" w:rsidR="00DB2996" w:rsidRDefault="00210EEF">
      <w:pPr>
        <w:pStyle w:val="a0"/>
        <w:ind w:firstLine="480"/>
      </w:pPr>
      <w:r>
        <w:t>[19]</w:t>
      </w:r>
      <w:r w:rsidR="00704E96" w:rsidRPr="00704E96">
        <w:t xml:space="preserve"> Mittal S, Vetter J S. A Survey of CPU-GPU Heterogeneous Computing Techniques[M]. ACM, 2015.</w:t>
      </w:r>
    </w:p>
    <w:p w14:paraId="065C5FEB" w14:textId="77777777" w:rsidR="00DB2996" w:rsidRDefault="00210EEF">
      <w:pPr>
        <w:pStyle w:val="a0"/>
        <w:ind w:firstLine="480"/>
      </w:pPr>
      <w:r>
        <w:t>[20]</w:t>
      </w:r>
      <w:r w:rsidR="00704E96" w:rsidRPr="00704E96">
        <w:rPr>
          <w:rFonts w:hint="eastAsia"/>
        </w:rPr>
        <w:t xml:space="preserve"> Du P, Weber R, Luszczek P, et al. From CUDA to OpenCL: Towards a performance-portable solution for multi-platform GPU programming </w:t>
      </w:r>
      <w:r w:rsidR="00704E96" w:rsidRPr="00704E96">
        <w:rPr>
          <w:rFonts w:hint="eastAsia"/>
        </w:rPr>
        <w:t>☆</w:t>
      </w:r>
      <w:r w:rsidR="00704E96" w:rsidRPr="00704E96">
        <w:rPr>
          <w:rFonts w:hint="eastAsia"/>
        </w:rPr>
        <w:t xml:space="preserve">, </w:t>
      </w:r>
      <w:r w:rsidR="00704E96" w:rsidRPr="00704E96">
        <w:rPr>
          <w:rFonts w:hint="eastAsia"/>
        </w:rPr>
        <w:t>☆☆</w:t>
      </w:r>
      <w:r w:rsidR="00704E96" w:rsidRPr="00704E96">
        <w:rPr>
          <w:rFonts w:hint="eastAsia"/>
        </w:rPr>
        <w:t>[J]. Parallel Computing, 2012, 38(8):391-407.</w:t>
      </w:r>
    </w:p>
    <w:p w14:paraId="20D869A7" w14:textId="77777777" w:rsidR="00DB2996" w:rsidRDefault="00210EEF">
      <w:pPr>
        <w:pStyle w:val="a0"/>
        <w:ind w:firstLine="480"/>
      </w:pPr>
      <w:r>
        <w:t>[21]</w:t>
      </w:r>
      <w:r w:rsidR="00704E96" w:rsidRPr="00704E96">
        <w:t xml:space="preserve"> Tarditi D, Puri S, Oglesby J. Accelerator:using data parallelism to program GPUs for general-purpose uses[C]// ACM, 2006:325-335.</w:t>
      </w:r>
    </w:p>
    <w:p w14:paraId="2959F6BF" w14:textId="1F9CC6F7" w:rsidR="00704E96" w:rsidRDefault="00704E96" w:rsidP="00F1141D">
      <w:pPr>
        <w:pStyle w:val="a0"/>
        <w:wordWrap w:val="0"/>
        <w:ind w:firstLine="480"/>
      </w:pPr>
      <w:r>
        <w:t>[22]</w:t>
      </w:r>
      <w:r w:rsidRPr="00704E96">
        <w:t xml:space="preserve"> </w:t>
      </w:r>
      <w:r w:rsidR="00493BD8">
        <w:rPr>
          <w:rStyle w:val="aff5"/>
        </w:rPr>
        <w:commentReference w:id="685"/>
      </w:r>
      <w:r w:rsidR="00F1141D">
        <w:rPr>
          <w:rStyle w:val="aff5"/>
        </w:rPr>
        <w:commentReference w:id="686"/>
      </w:r>
      <w:r w:rsidR="00493BD8">
        <w:rPr>
          <w:rFonts w:hint="eastAsia"/>
        </w:rPr>
        <w:t>李宏毅</w:t>
      </w:r>
      <w:r w:rsidR="00493BD8">
        <w:rPr>
          <w:rFonts w:hint="eastAsia"/>
        </w:rPr>
        <w:t>. Deep Learning Tutorial</w:t>
      </w:r>
      <w:r w:rsidR="00493BD8">
        <w:t xml:space="preserve">[EB/OL]. </w:t>
      </w:r>
      <w:r w:rsidR="00493BD8" w:rsidRPr="00B87195">
        <w:t>http://people.tamu.edu/~gengxbtamu/pdf/Deep_Learning_Tutorial_Hungyi_Lee.pdf</w:t>
      </w:r>
      <w:r w:rsidR="00493BD8">
        <w:t>, 2015</w:t>
      </w:r>
    </w:p>
    <w:p w14:paraId="7B5BD75F" w14:textId="77777777" w:rsidR="00704E96" w:rsidRDefault="00704E96">
      <w:pPr>
        <w:pStyle w:val="a0"/>
        <w:ind w:firstLine="480"/>
      </w:pPr>
      <w:r>
        <w:t>[23]</w:t>
      </w:r>
      <w:r w:rsidRPr="00704E96">
        <w:rPr>
          <w:rFonts w:ascii="Arial" w:hAnsi="Arial" w:cs="Arial"/>
          <w:color w:val="000000"/>
          <w:sz w:val="20"/>
          <w:szCs w:val="20"/>
          <w:shd w:val="clear" w:color="auto" w:fill="FFFFFF"/>
        </w:rPr>
        <w:t xml:space="preserve"> </w:t>
      </w:r>
      <w:r w:rsidRPr="00704E96">
        <w:t>Zhao X, Gao X S, Hu Z C. Evolutionary programming based on non-uniform mutation[J]. Applied Mathematics &amp; Computation, 2007, 192(1):1-11.</w:t>
      </w:r>
    </w:p>
    <w:p w14:paraId="0D625D7D" w14:textId="77777777" w:rsidR="00704E96" w:rsidRDefault="00704E96">
      <w:pPr>
        <w:pStyle w:val="a0"/>
        <w:ind w:firstLine="480"/>
      </w:pPr>
      <w:commentRangeStart w:id="687"/>
      <w:commentRangeStart w:id="688"/>
      <w:r>
        <w:t>[24]</w:t>
      </w:r>
      <w:r w:rsidRPr="0046767E">
        <w:rPr>
          <w:rPrChange w:id="689" w:author="Shaoyang Wang" w:date="2017-06-01T16:14:00Z">
            <w:rPr>
              <w:rFonts w:ascii="Arial" w:hAnsi="Arial" w:cs="Arial"/>
              <w:color w:val="000000"/>
              <w:sz w:val="20"/>
              <w:szCs w:val="20"/>
              <w:shd w:val="clear" w:color="auto" w:fill="FFFFFF"/>
            </w:rPr>
          </w:rPrChange>
        </w:rPr>
        <w:t xml:space="preserve"> </w:t>
      </w:r>
      <w:r w:rsidRPr="0046767E">
        <w:rPr>
          <w:rFonts w:hint="eastAsia"/>
          <w:rPrChange w:id="690" w:author="Shaoyang Wang" w:date="2017-06-01T16:14:00Z">
            <w:rPr>
              <w:rFonts w:ascii="Arial" w:hAnsi="Arial" w:cs="Arial" w:hint="eastAsia"/>
              <w:color w:val="000000"/>
              <w:sz w:val="20"/>
              <w:szCs w:val="20"/>
              <w:shd w:val="clear" w:color="auto" w:fill="FFFFFF"/>
            </w:rPr>
          </w:rPrChange>
        </w:rPr>
        <w:t>田小梅</w:t>
      </w:r>
      <w:r w:rsidRPr="0046767E">
        <w:rPr>
          <w:rPrChange w:id="691" w:author="Shaoyang Wang" w:date="2017-06-01T16:14:00Z">
            <w:rPr>
              <w:rFonts w:ascii="Arial" w:hAnsi="Arial" w:cs="Arial"/>
              <w:color w:val="000000"/>
              <w:sz w:val="20"/>
              <w:szCs w:val="20"/>
              <w:shd w:val="clear" w:color="auto" w:fill="FFFFFF"/>
            </w:rPr>
          </w:rPrChange>
        </w:rPr>
        <w:t xml:space="preserve">, </w:t>
      </w:r>
      <w:r w:rsidRPr="0046767E">
        <w:rPr>
          <w:rFonts w:hint="eastAsia"/>
          <w:rPrChange w:id="692" w:author="Shaoyang Wang" w:date="2017-06-01T16:14:00Z">
            <w:rPr>
              <w:rFonts w:ascii="Arial" w:hAnsi="Arial" w:cs="Arial" w:hint="eastAsia"/>
              <w:color w:val="000000"/>
              <w:sz w:val="20"/>
              <w:szCs w:val="20"/>
              <w:shd w:val="clear" w:color="auto" w:fill="FFFFFF"/>
            </w:rPr>
          </w:rPrChange>
        </w:rPr>
        <w:t>龚静</w:t>
      </w:r>
      <w:r w:rsidRPr="0046767E">
        <w:rPr>
          <w:rPrChange w:id="693" w:author="Shaoyang Wang" w:date="2017-06-01T16:14:00Z">
            <w:rPr>
              <w:rFonts w:ascii="Arial" w:hAnsi="Arial" w:cs="Arial"/>
              <w:color w:val="000000"/>
              <w:sz w:val="20"/>
              <w:szCs w:val="20"/>
              <w:shd w:val="clear" w:color="auto" w:fill="FFFFFF"/>
            </w:rPr>
          </w:rPrChange>
        </w:rPr>
        <w:t xml:space="preserve">. </w:t>
      </w:r>
      <w:r w:rsidRPr="0046767E">
        <w:rPr>
          <w:rFonts w:hint="eastAsia"/>
          <w:rPrChange w:id="694" w:author="Shaoyang Wang" w:date="2017-06-01T16:14:00Z">
            <w:rPr>
              <w:rFonts w:ascii="Arial" w:hAnsi="Arial" w:cs="Arial" w:hint="eastAsia"/>
              <w:color w:val="000000"/>
              <w:sz w:val="20"/>
              <w:szCs w:val="20"/>
              <w:shd w:val="clear" w:color="auto" w:fill="FFFFFF"/>
            </w:rPr>
          </w:rPrChange>
        </w:rPr>
        <w:t>实数编码遗传算法的评述</w:t>
      </w:r>
      <w:r w:rsidRPr="0046767E">
        <w:rPr>
          <w:rPrChange w:id="695" w:author="Shaoyang Wang" w:date="2017-06-01T16:14:00Z">
            <w:rPr>
              <w:rFonts w:ascii="Arial" w:hAnsi="Arial" w:cs="Arial"/>
              <w:color w:val="000000"/>
              <w:sz w:val="20"/>
              <w:szCs w:val="20"/>
              <w:shd w:val="clear" w:color="auto" w:fill="FFFFFF"/>
            </w:rPr>
          </w:rPrChange>
        </w:rPr>
        <w:t xml:space="preserve">[J]. </w:t>
      </w:r>
      <w:r w:rsidRPr="0046767E">
        <w:rPr>
          <w:rFonts w:hint="eastAsia"/>
          <w:rPrChange w:id="696" w:author="Shaoyang Wang" w:date="2017-06-01T16:14:00Z">
            <w:rPr>
              <w:rFonts w:ascii="Arial" w:hAnsi="Arial" w:cs="Arial" w:hint="eastAsia"/>
              <w:color w:val="000000"/>
              <w:sz w:val="20"/>
              <w:szCs w:val="20"/>
              <w:shd w:val="clear" w:color="auto" w:fill="FFFFFF"/>
            </w:rPr>
          </w:rPrChange>
        </w:rPr>
        <w:t>湖南生态科学学报</w:t>
      </w:r>
      <w:r w:rsidRPr="0046767E">
        <w:rPr>
          <w:rPrChange w:id="697" w:author="Shaoyang Wang" w:date="2017-06-01T16:14:00Z">
            <w:rPr>
              <w:rFonts w:ascii="Arial" w:hAnsi="Arial" w:cs="Arial"/>
              <w:color w:val="000000"/>
              <w:sz w:val="20"/>
              <w:szCs w:val="20"/>
              <w:shd w:val="clear" w:color="auto" w:fill="FFFFFF"/>
            </w:rPr>
          </w:rPrChange>
        </w:rPr>
        <w:t>, 2005, 11(1):25-31.</w:t>
      </w:r>
      <w:commentRangeEnd w:id="687"/>
      <w:r w:rsidR="00EE4BB6" w:rsidRPr="0046767E">
        <w:rPr>
          <w:rPrChange w:id="698" w:author="Shaoyang Wang" w:date="2017-06-01T16:14:00Z">
            <w:rPr>
              <w:rStyle w:val="aff5"/>
            </w:rPr>
          </w:rPrChange>
        </w:rPr>
        <w:commentReference w:id="687"/>
      </w:r>
      <w:commentRangeEnd w:id="688"/>
      <w:r w:rsidR="00215363">
        <w:rPr>
          <w:rStyle w:val="aff5"/>
        </w:rPr>
        <w:commentReference w:id="688"/>
      </w:r>
    </w:p>
    <w:p w14:paraId="11A92F33" w14:textId="77777777" w:rsidR="00704E96" w:rsidRDefault="00704E96">
      <w:pPr>
        <w:pStyle w:val="a0"/>
        <w:ind w:firstLine="480"/>
      </w:pPr>
      <w:r>
        <w:t>[25]</w:t>
      </w:r>
      <w:r w:rsidRPr="00704E96">
        <w:t xml:space="preserve"> Rocke D M. Genetic Algorithms + Data Structures = Evolution Programs, by Z. Michalewicz[M]// Genetic algorithms + data structures = evolution programs. Springer-Verlag, 1996:347-348.</w:t>
      </w:r>
    </w:p>
    <w:p w14:paraId="22846024" w14:textId="4F4F8B6B" w:rsidR="00704E96" w:rsidRDefault="00704E96">
      <w:pPr>
        <w:pStyle w:val="a0"/>
        <w:ind w:firstLine="480"/>
      </w:pPr>
      <w:commentRangeStart w:id="699"/>
      <w:r>
        <w:t>[26]</w:t>
      </w:r>
      <w:r w:rsidRPr="00704E96">
        <w:rPr>
          <w:rFonts w:ascii="Arial" w:hAnsi="Arial" w:cs="Arial"/>
          <w:color w:val="000000"/>
          <w:sz w:val="20"/>
          <w:szCs w:val="20"/>
          <w:shd w:val="clear" w:color="auto" w:fill="FFFFFF"/>
        </w:rPr>
        <w:t xml:space="preserve"> </w:t>
      </w:r>
      <w:commentRangeEnd w:id="699"/>
      <w:r w:rsidR="00281906">
        <w:rPr>
          <w:rStyle w:val="aff5"/>
        </w:rPr>
        <w:commentReference w:id="699"/>
      </w:r>
      <w:r w:rsidRPr="00704E96">
        <w:t xml:space="preserve">Harman M, Mansouri S A, Zhang Y. Search Based Software Engineering: A Comprehensive Analysis and Review of Trends Techniques and Applications[J]. </w:t>
      </w:r>
      <w:ins w:id="700" w:author="Alex Ren" w:date="2017-05-31T20:14:00Z">
        <w:r w:rsidR="00281906">
          <w:t xml:space="preserve">Technical </w:t>
        </w:r>
        <w:r w:rsidR="00281906">
          <w:lastRenderedPageBreak/>
          <w:t>Report TR-09-03, Department of Computer Science, King’s College London,</w:t>
        </w:r>
        <w:r w:rsidR="00281906" w:rsidRPr="00704E96">
          <w:t xml:space="preserve"> </w:t>
        </w:r>
      </w:ins>
      <w:r w:rsidRPr="00704E96">
        <w:t>2009</w:t>
      </w:r>
      <w:del w:id="701" w:author="Alex Ren" w:date="2017-05-31T20:14:00Z">
        <w:r w:rsidRPr="00704E96" w:rsidDel="00281906">
          <w:delText>, 2003</w:delText>
        </w:r>
      </w:del>
      <w:r w:rsidRPr="00704E96">
        <w:t>.</w:t>
      </w:r>
    </w:p>
    <w:p w14:paraId="2C61A428" w14:textId="67F4962D" w:rsidR="00493BD8" w:rsidRDefault="00493BD8" w:rsidP="00493BD8">
      <w:pPr>
        <w:pStyle w:val="a0"/>
        <w:ind w:firstLine="480"/>
      </w:pPr>
      <w:r>
        <w:t>[27]</w:t>
      </w:r>
      <w:r w:rsidRPr="00704E96">
        <w:t xml:space="preserve"> Che S, Boyer M, Meng J, et al. A performance study of general-purpose applications on graphics processors using CUDA[J]. Journal of Parallel &amp; Distributed Computing, 2008, 68(10):1370-1380.</w:t>
      </w:r>
    </w:p>
    <w:p w14:paraId="34E795B4" w14:textId="0A9C83E4" w:rsidR="002E1505" w:rsidRDefault="002E1505" w:rsidP="002E1505">
      <w:pPr>
        <w:pStyle w:val="a0"/>
        <w:wordWrap w:val="0"/>
        <w:ind w:firstLine="480"/>
      </w:pPr>
      <w:r>
        <w:t>[28]</w:t>
      </w:r>
      <w:r w:rsidRPr="00704E96">
        <w:t xml:space="preserve"> </w:t>
      </w:r>
      <w:r w:rsidRPr="002E1505">
        <w:rPr>
          <w:rFonts w:hint="eastAsia"/>
        </w:rPr>
        <w:t>胡冰</w:t>
      </w:r>
      <w:r w:rsidRPr="002E1505">
        <w:rPr>
          <w:rFonts w:hint="eastAsia"/>
        </w:rPr>
        <w:t xml:space="preserve">, </w:t>
      </w:r>
      <w:r w:rsidRPr="002E1505">
        <w:rPr>
          <w:rFonts w:hint="eastAsia"/>
        </w:rPr>
        <w:t>潘福铮</w:t>
      </w:r>
      <w:r w:rsidRPr="002E1505">
        <w:rPr>
          <w:rFonts w:hint="eastAsia"/>
        </w:rPr>
        <w:t xml:space="preserve">, </w:t>
      </w:r>
      <w:r w:rsidRPr="002E1505">
        <w:rPr>
          <w:rFonts w:hint="eastAsia"/>
        </w:rPr>
        <w:t>胡清锋</w:t>
      </w:r>
      <w:r w:rsidRPr="002E1505">
        <w:rPr>
          <w:rFonts w:hint="eastAsia"/>
        </w:rPr>
        <w:t xml:space="preserve">. </w:t>
      </w:r>
      <w:r w:rsidRPr="002E1505">
        <w:rPr>
          <w:rFonts w:hint="eastAsia"/>
        </w:rPr>
        <w:t>遗传算法在股票短期投资决策中的运用</w:t>
      </w:r>
      <w:r w:rsidRPr="002E1505">
        <w:rPr>
          <w:rFonts w:hint="eastAsia"/>
        </w:rPr>
        <w:t xml:space="preserve">[J]. </w:t>
      </w:r>
      <w:r w:rsidRPr="002E1505">
        <w:rPr>
          <w:rFonts w:hint="eastAsia"/>
        </w:rPr>
        <w:t>系统工程理论与实践</w:t>
      </w:r>
      <w:r w:rsidRPr="002E1505">
        <w:rPr>
          <w:rFonts w:hint="eastAsia"/>
        </w:rPr>
        <w:t>, 2003, 23(2):7-13.</w:t>
      </w:r>
    </w:p>
    <w:p w14:paraId="58FE7DBF" w14:textId="22650D5A" w:rsidR="002E1505" w:rsidRDefault="002E1505" w:rsidP="002E1505">
      <w:pPr>
        <w:pStyle w:val="a0"/>
        <w:wordWrap w:val="0"/>
        <w:ind w:firstLine="480"/>
      </w:pPr>
      <w:r>
        <w:t>[29]</w:t>
      </w:r>
      <w:r w:rsidRPr="00704E96">
        <w:t xml:space="preserve"> </w:t>
      </w:r>
      <w:r w:rsidRPr="002E1505">
        <w:rPr>
          <w:rFonts w:hint="eastAsia"/>
        </w:rPr>
        <w:t>戎容</w:t>
      </w:r>
      <w:r w:rsidRPr="002E1505">
        <w:rPr>
          <w:rFonts w:hint="eastAsia"/>
        </w:rPr>
        <w:t xml:space="preserve">, </w:t>
      </w:r>
      <w:r w:rsidRPr="002E1505">
        <w:rPr>
          <w:rFonts w:hint="eastAsia"/>
        </w:rPr>
        <w:t>吴萍</w:t>
      </w:r>
      <w:r w:rsidRPr="002E1505">
        <w:rPr>
          <w:rFonts w:hint="eastAsia"/>
        </w:rPr>
        <w:t xml:space="preserve">. </w:t>
      </w:r>
      <w:r w:rsidRPr="002E1505">
        <w:rPr>
          <w:rFonts w:hint="eastAsia"/>
        </w:rPr>
        <w:t>基于遗传算法的股票市场选择模型</w:t>
      </w:r>
      <w:r w:rsidRPr="002E1505">
        <w:rPr>
          <w:rFonts w:hint="eastAsia"/>
        </w:rPr>
        <w:t xml:space="preserve">[J]. </w:t>
      </w:r>
      <w:r w:rsidRPr="002E1505">
        <w:rPr>
          <w:rFonts w:hint="eastAsia"/>
        </w:rPr>
        <w:t>计算机工程与应用</w:t>
      </w:r>
      <w:r w:rsidRPr="002E1505">
        <w:rPr>
          <w:rFonts w:hint="eastAsia"/>
        </w:rPr>
        <w:t>, 2016, 52(18):167-172.</w:t>
      </w:r>
    </w:p>
    <w:p w14:paraId="4D80FD66" w14:textId="694A7299" w:rsidR="002E1505" w:rsidRDefault="002E1505" w:rsidP="002E1505">
      <w:pPr>
        <w:pStyle w:val="a0"/>
        <w:wordWrap w:val="0"/>
        <w:ind w:firstLine="480"/>
      </w:pPr>
      <w:r>
        <w:t>[30]</w:t>
      </w:r>
      <w:r w:rsidRPr="00704E96">
        <w:t xml:space="preserve"> </w:t>
      </w:r>
      <w:r w:rsidRPr="002E1505">
        <w:rPr>
          <w:rFonts w:hint="eastAsia"/>
        </w:rPr>
        <w:t>吴微</w:t>
      </w:r>
      <w:r w:rsidRPr="002E1505">
        <w:rPr>
          <w:rFonts w:hint="eastAsia"/>
        </w:rPr>
        <w:t xml:space="preserve">, </w:t>
      </w:r>
      <w:r w:rsidRPr="002E1505">
        <w:rPr>
          <w:rFonts w:hint="eastAsia"/>
        </w:rPr>
        <w:t>陈维强</w:t>
      </w:r>
      <w:r w:rsidRPr="002E1505">
        <w:rPr>
          <w:rFonts w:hint="eastAsia"/>
        </w:rPr>
        <w:t xml:space="preserve">, </w:t>
      </w:r>
      <w:r w:rsidRPr="002E1505">
        <w:rPr>
          <w:rFonts w:hint="eastAsia"/>
        </w:rPr>
        <w:t>刘波</w:t>
      </w:r>
      <w:r w:rsidRPr="002E1505">
        <w:rPr>
          <w:rFonts w:hint="eastAsia"/>
        </w:rPr>
        <w:t xml:space="preserve">. </w:t>
      </w:r>
      <w:r w:rsidRPr="002E1505">
        <w:rPr>
          <w:rFonts w:hint="eastAsia"/>
        </w:rPr>
        <w:t>用</w:t>
      </w:r>
      <w:r w:rsidRPr="002E1505">
        <w:rPr>
          <w:rFonts w:hint="eastAsia"/>
        </w:rPr>
        <w:t>BP</w:t>
      </w:r>
      <w:r w:rsidRPr="002E1505">
        <w:rPr>
          <w:rFonts w:hint="eastAsia"/>
        </w:rPr>
        <w:t>神经网络预测股票市场涨跌</w:t>
      </w:r>
      <w:r w:rsidRPr="002E1505">
        <w:rPr>
          <w:rFonts w:hint="eastAsia"/>
        </w:rPr>
        <w:t xml:space="preserve">[J]. </w:t>
      </w:r>
      <w:r w:rsidRPr="002E1505">
        <w:rPr>
          <w:rFonts w:hint="eastAsia"/>
        </w:rPr>
        <w:t>大连理工大学学报</w:t>
      </w:r>
      <w:r w:rsidRPr="002E1505">
        <w:rPr>
          <w:rFonts w:hint="eastAsia"/>
        </w:rPr>
        <w:t>, 2001, 41(1):9-15.</w:t>
      </w:r>
    </w:p>
    <w:p w14:paraId="05CA10A5" w14:textId="48642922" w:rsidR="002E1505" w:rsidRDefault="002E1505" w:rsidP="002E1505">
      <w:pPr>
        <w:pStyle w:val="a0"/>
        <w:wordWrap w:val="0"/>
        <w:ind w:firstLine="480"/>
      </w:pPr>
      <w:r>
        <w:t>[31]</w:t>
      </w:r>
      <w:r w:rsidRPr="002E1505">
        <w:rPr>
          <w:rFonts w:hint="eastAsia"/>
        </w:rPr>
        <w:t xml:space="preserve"> </w:t>
      </w:r>
      <w:r w:rsidRPr="002E1505">
        <w:rPr>
          <w:rFonts w:hint="eastAsia"/>
        </w:rPr>
        <w:t>陈政</w:t>
      </w:r>
      <w:r w:rsidRPr="002E1505">
        <w:rPr>
          <w:rFonts w:hint="eastAsia"/>
        </w:rPr>
        <w:t xml:space="preserve">, </w:t>
      </w:r>
      <w:r w:rsidRPr="002E1505">
        <w:rPr>
          <w:rFonts w:hint="eastAsia"/>
        </w:rPr>
        <w:t>杨天奇</w:t>
      </w:r>
      <w:r w:rsidRPr="002E1505">
        <w:rPr>
          <w:rFonts w:hint="eastAsia"/>
        </w:rPr>
        <w:t xml:space="preserve">. </w:t>
      </w:r>
      <w:r w:rsidRPr="002E1505">
        <w:rPr>
          <w:rFonts w:hint="eastAsia"/>
        </w:rPr>
        <w:t>基于</w:t>
      </w:r>
      <w:r w:rsidRPr="002E1505">
        <w:rPr>
          <w:rFonts w:hint="eastAsia"/>
        </w:rPr>
        <w:t>RBF</w:t>
      </w:r>
      <w:r w:rsidRPr="002E1505">
        <w:rPr>
          <w:rFonts w:hint="eastAsia"/>
        </w:rPr>
        <w:t>神经网络的股票市场预测</w:t>
      </w:r>
      <w:r w:rsidRPr="002E1505">
        <w:rPr>
          <w:rFonts w:hint="eastAsia"/>
        </w:rPr>
        <w:t xml:space="preserve">[J]. </w:t>
      </w:r>
      <w:r w:rsidRPr="002E1505">
        <w:rPr>
          <w:rFonts w:hint="eastAsia"/>
        </w:rPr>
        <w:t>计算机应用与软件</w:t>
      </w:r>
      <w:r w:rsidRPr="002E1505">
        <w:rPr>
          <w:rFonts w:hint="eastAsia"/>
        </w:rPr>
        <w:t>, 2010, 27(6):108-110.</w:t>
      </w:r>
    </w:p>
    <w:p w14:paraId="21E6D96B" w14:textId="77777777" w:rsidR="00493BD8" w:rsidRDefault="00493BD8">
      <w:pPr>
        <w:pStyle w:val="a0"/>
        <w:ind w:firstLine="480"/>
      </w:pPr>
    </w:p>
    <w:p w14:paraId="17A95384" w14:textId="77777777" w:rsidR="00DB2996" w:rsidRDefault="00210EEF">
      <w:pPr>
        <w:pStyle w:val="1"/>
        <w:numPr>
          <w:ilvl w:val="0"/>
          <w:numId w:val="0"/>
        </w:numPr>
        <w:spacing w:after="312"/>
      </w:pPr>
      <w:r>
        <w:br w:type="page"/>
      </w:r>
      <w:bookmarkStart w:id="702" w:name="_Toc484097143"/>
      <w:r>
        <w:rPr>
          <w:rFonts w:hint="eastAsia"/>
        </w:rPr>
        <w:lastRenderedPageBreak/>
        <w:t>附录</w:t>
      </w:r>
      <w:r>
        <w:rPr>
          <w:rFonts w:hint="eastAsia"/>
        </w:rPr>
        <w:t>A</w:t>
      </w:r>
      <w:bookmarkEnd w:id="702"/>
    </w:p>
    <w:p w14:paraId="55F5AD38" w14:textId="77777777" w:rsidR="00DB2996" w:rsidRPr="00213B47" w:rsidRDefault="00213B47">
      <w:pPr>
        <w:pStyle w:val="a0"/>
        <w:ind w:firstLine="480"/>
        <w:rPr>
          <w:rFonts w:eastAsiaTheme="minorEastAsia"/>
        </w:rPr>
      </w:pPr>
      <w:r>
        <w:rPr>
          <w:rFonts w:eastAsiaTheme="minorEastAsia" w:hint="eastAsia"/>
        </w:rPr>
        <w:t>本实验所实现的算法均可在</w:t>
      </w:r>
      <w:hyperlink r:id="rId41" w:history="1">
        <w:r w:rsidRPr="003653F0">
          <w:rPr>
            <w:rStyle w:val="af2"/>
            <w:rFonts w:eastAsiaTheme="minorEastAsia"/>
          </w:rPr>
          <w:t>https://github.com/hacker94/BiShe</w:t>
        </w:r>
      </w:hyperlink>
      <w:r>
        <w:rPr>
          <w:rFonts w:eastAsiaTheme="minorEastAsia" w:hint="eastAsia"/>
        </w:rPr>
        <w:t>中找到</w:t>
      </w:r>
      <w:r w:rsidR="003E3928">
        <w:rPr>
          <w:rFonts w:eastAsiaTheme="minorEastAsia" w:hint="eastAsia"/>
        </w:rPr>
        <w:t>。</w:t>
      </w:r>
    </w:p>
    <w:p w14:paraId="4D031502" w14:textId="77777777" w:rsidR="00DB2996" w:rsidRDefault="00DB2996" w:rsidP="001071F9">
      <w:pPr>
        <w:pStyle w:val="1"/>
        <w:numPr>
          <w:ilvl w:val="0"/>
          <w:numId w:val="0"/>
        </w:numPr>
        <w:spacing w:after="312"/>
        <w:jc w:val="both"/>
      </w:pPr>
    </w:p>
    <w:sectPr w:rsidR="00DB2996">
      <w:pgSz w:w="11906" w:h="16838"/>
      <w:pgMar w:top="1701" w:right="1134" w:bottom="1418" w:left="1701" w:header="567" w:footer="964"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5" w:author="Alex Ren" w:date="2017-05-31T19:14:00Z" w:initials="AR">
    <w:p w14:paraId="3943A0A6" w14:textId="373280C1" w:rsidR="00235C74" w:rsidRDefault="00235C74">
      <w:pPr>
        <w:pStyle w:val="aff6"/>
      </w:pPr>
      <w:r>
        <w:rPr>
          <w:rStyle w:val="aff5"/>
        </w:rPr>
        <w:annotationRef/>
      </w:r>
      <w:r>
        <w:rPr>
          <w:rFonts w:hint="eastAsia"/>
        </w:rPr>
        <w:t>百姓、捞取、盆满钵满</w:t>
      </w:r>
      <w:r>
        <w:rPr>
          <w:rFonts w:hint="eastAsia"/>
        </w:rPr>
        <w:t xml:space="preserve"> </w:t>
      </w:r>
      <w:r>
        <w:rPr>
          <w:rFonts w:hint="eastAsia"/>
        </w:rPr>
        <w:t>这三个词太口语化了</w:t>
      </w:r>
    </w:p>
  </w:comment>
  <w:comment w:id="508" w:author="王勖" w:date="2017-05-26T19:20:00Z" w:initials="王勖">
    <w:p w14:paraId="2E0AF73A" w14:textId="77777777" w:rsidR="00235C74" w:rsidRDefault="00235C74">
      <w:pPr>
        <w:pStyle w:val="aff6"/>
      </w:pPr>
      <w:r>
        <w:rPr>
          <w:rStyle w:val="aff5"/>
        </w:rPr>
        <w:annotationRef/>
      </w:r>
      <w:r>
        <w:rPr>
          <w:rFonts w:hint="eastAsia"/>
        </w:rPr>
        <w:t>错别字</w:t>
      </w:r>
    </w:p>
  </w:comment>
  <w:comment w:id="509" w:author="Shaoyang Wang" w:date="2017-06-01T16:16:00Z" w:initials="SW">
    <w:p w14:paraId="117E4A70" w14:textId="3165174D" w:rsidR="00235C74" w:rsidRDefault="00235C74">
      <w:pPr>
        <w:pStyle w:val="aff6"/>
      </w:pPr>
      <w:r>
        <w:rPr>
          <w:rStyle w:val="aff5"/>
        </w:rPr>
        <w:annotationRef/>
      </w:r>
      <w:r>
        <w:rPr>
          <w:rFonts w:hint="eastAsia"/>
        </w:rPr>
        <w:t>已改</w:t>
      </w:r>
    </w:p>
  </w:comment>
  <w:comment w:id="516" w:author="王勖" w:date="2017-05-26T21:33:00Z" w:initials="王勖">
    <w:p w14:paraId="75BB2503" w14:textId="77777777" w:rsidR="00235C74" w:rsidRDefault="00235C74">
      <w:pPr>
        <w:pStyle w:val="aff6"/>
      </w:pPr>
      <w:r>
        <w:rPr>
          <w:rStyle w:val="aff5"/>
        </w:rPr>
        <w:annotationRef/>
      </w:r>
      <w:r>
        <w:rPr>
          <w:rFonts w:hint="eastAsia"/>
        </w:rPr>
        <w:t>图</w:t>
      </w:r>
      <w:r>
        <w:rPr>
          <w:rFonts w:hint="eastAsia"/>
        </w:rPr>
        <w:t>2.1</w:t>
      </w:r>
      <w:r>
        <w:rPr>
          <w:rFonts w:hint="eastAsia"/>
        </w:rPr>
        <w:t>可以放到段落最后或者之前</w:t>
      </w:r>
    </w:p>
  </w:comment>
  <w:comment w:id="517" w:author="Shaoyang Wang" w:date="2017-06-01T18:43:00Z" w:initials="SW">
    <w:p w14:paraId="4A1EBE92" w14:textId="68990492" w:rsidR="00235C74" w:rsidRDefault="00235C74">
      <w:pPr>
        <w:pStyle w:val="aff6"/>
      </w:pPr>
      <w:r>
        <w:rPr>
          <w:rStyle w:val="aff5"/>
        </w:rPr>
        <w:annotationRef/>
      </w:r>
      <w:r>
        <w:rPr>
          <w:rFonts w:hint="eastAsia"/>
        </w:rPr>
        <w:t>已改</w:t>
      </w:r>
    </w:p>
  </w:comment>
  <w:comment w:id="533" w:author="Alex Ren" w:date="2017-05-31T19:30:00Z" w:initials="AR">
    <w:p w14:paraId="61E04167" w14:textId="60D0DFA1" w:rsidR="00235C74" w:rsidRDefault="00235C74">
      <w:pPr>
        <w:pStyle w:val="aff6"/>
      </w:pPr>
      <w:r>
        <w:rPr>
          <w:rStyle w:val="aff5"/>
        </w:rPr>
        <w:annotationRef/>
      </w:r>
      <w:r>
        <w:rPr>
          <w:rFonts w:hint="eastAsia"/>
        </w:rPr>
        <w:t>这部分可能需要描述本论文使用到的两部分数据的规模，例如：多少支股票，跨度多少天，共多少条数据，（明文大小）</w:t>
      </w:r>
    </w:p>
    <w:p w14:paraId="21328D2E" w14:textId="77777777" w:rsidR="00235C74" w:rsidRDefault="00235C74">
      <w:pPr>
        <w:pStyle w:val="aff6"/>
      </w:pPr>
    </w:p>
    <w:p w14:paraId="2B5ED4B6" w14:textId="511C2CA4" w:rsidR="00235C74" w:rsidRDefault="00235C74">
      <w:pPr>
        <w:pStyle w:val="aff6"/>
      </w:pPr>
      <w:r>
        <w:rPr>
          <w:rFonts w:hint="eastAsia"/>
        </w:rPr>
        <w:t>补充，看到后面实验验证部分已经补充说明了，这里就不用补了。</w:t>
      </w:r>
    </w:p>
  </w:comment>
  <w:comment w:id="536" w:author="Alex Ren" w:date="2017-05-31T19:32:00Z" w:initials="AR">
    <w:p w14:paraId="0E27DB84" w14:textId="0951C9EE" w:rsidR="00235C74" w:rsidRDefault="00235C74">
      <w:pPr>
        <w:pStyle w:val="aff6"/>
      </w:pPr>
      <w:r>
        <w:rPr>
          <w:rStyle w:val="aff5"/>
        </w:rPr>
        <w:annotationRef/>
      </w:r>
      <w:r>
        <w:rPr>
          <w:rFonts w:hint="eastAsia"/>
        </w:rPr>
        <w:t>属性</w:t>
      </w:r>
      <w:r>
        <w:rPr>
          <w:rFonts w:hint="eastAsia"/>
        </w:rPr>
        <w:t xml:space="preserve"> vs </w:t>
      </w:r>
      <w:r>
        <w:rPr>
          <w:rFonts w:hint="eastAsia"/>
        </w:rPr>
        <w:t>特征</w:t>
      </w:r>
    </w:p>
    <w:p w14:paraId="21BC57C6" w14:textId="78CDDB1E" w:rsidR="00235C74" w:rsidRDefault="00235C74">
      <w:pPr>
        <w:pStyle w:val="aff6"/>
      </w:pPr>
      <w:r>
        <w:rPr>
          <w:rFonts w:hint="eastAsia"/>
        </w:rPr>
        <w:t>下文用的是特征，看怎么改方便，统一起来</w:t>
      </w:r>
    </w:p>
  </w:comment>
  <w:comment w:id="537" w:author="Shaoyang Wang" w:date="2017-06-04T11:55:00Z" w:initials="SW">
    <w:p w14:paraId="45D2BAFC" w14:textId="172D1233" w:rsidR="00235C74" w:rsidRDefault="00235C74">
      <w:pPr>
        <w:pStyle w:val="aff6"/>
      </w:pPr>
      <w:r>
        <w:rPr>
          <w:rStyle w:val="aff5"/>
        </w:rPr>
        <w:annotationRef/>
      </w:r>
      <w:r>
        <w:rPr>
          <w:rFonts w:hint="eastAsia"/>
        </w:rPr>
        <w:t>这个属性和下面的特征不一样</w:t>
      </w:r>
    </w:p>
  </w:comment>
  <w:comment w:id="541" w:author="王勖" w:date="2017-05-26T22:08:00Z" w:initials="王勖">
    <w:p w14:paraId="2787E618" w14:textId="340A23E6" w:rsidR="00235C74" w:rsidRDefault="00235C74">
      <w:pPr>
        <w:pStyle w:val="aff6"/>
      </w:pPr>
      <w:r>
        <w:rPr>
          <w:rStyle w:val="aff5"/>
        </w:rPr>
        <w:annotationRef/>
      </w:r>
      <w:r>
        <w:rPr>
          <w:rFonts w:hint="eastAsia"/>
        </w:rPr>
        <w:t>建议所有公式加上编号</w:t>
      </w:r>
    </w:p>
  </w:comment>
  <w:comment w:id="593" w:author="王勖" w:date="2017-05-26T22:31:00Z" w:initials="王勖">
    <w:p w14:paraId="349F3998" w14:textId="037D5948" w:rsidR="00235C74" w:rsidRDefault="00235C74">
      <w:pPr>
        <w:pStyle w:val="aff6"/>
      </w:pPr>
      <w:r>
        <w:rPr>
          <w:rStyle w:val="aff5"/>
        </w:rPr>
        <w:annotationRef/>
      </w:r>
      <w:r>
        <w:rPr>
          <w:rFonts w:hint="eastAsia"/>
        </w:rPr>
        <w:t>是均一分布还是均匀分布？</w:t>
      </w:r>
    </w:p>
  </w:comment>
  <w:comment w:id="594" w:author="Shaoyang Wang" w:date="2017-06-01T16:15:00Z" w:initials="SW">
    <w:p w14:paraId="37E46CEE" w14:textId="6CDE18C9" w:rsidR="00235C74" w:rsidRDefault="00235C74">
      <w:pPr>
        <w:pStyle w:val="aff6"/>
      </w:pPr>
      <w:r>
        <w:rPr>
          <w:rStyle w:val="aff5"/>
        </w:rPr>
        <w:annotationRef/>
      </w:r>
      <w:r>
        <w:rPr>
          <w:rFonts w:hint="eastAsia"/>
        </w:rPr>
        <w:t>已改</w:t>
      </w:r>
    </w:p>
  </w:comment>
  <w:comment w:id="607" w:author="Alex Ren" w:date="2017-05-31T19:51:00Z" w:initials="AR">
    <w:p w14:paraId="525BAF01" w14:textId="5C0AB0EE" w:rsidR="00235C74" w:rsidRDefault="00235C74">
      <w:pPr>
        <w:pStyle w:val="aff6"/>
      </w:pPr>
      <w:r>
        <w:rPr>
          <w:rStyle w:val="aff5"/>
        </w:rPr>
        <w:annotationRef/>
      </w:r>
      <w:r>
        <w:rPr>
          <w:rFonts w:hint="eastAsia"/>
        </w:rPr>
        <w:t>前面我说到需要补充的数据在这里看到了，前面就不用补了。</w:t>
      </w:r>
    </w:p>
  </w:comment>
  <w:comment w:id="615" w:author="Alex Ren" w:date="2017-05-31T19:54:00Z" w:initials="AR">
    <w:p w14:paraId="382D17FE" w14:textId="77777777" w:rsidR="00235C74" w:rsidRDefault="00235C74">
      <w:pPr>
        <w:pStyle w:val="aff6"/>
      </w:pPr>
      <w:r>
        <w:rPr>
          <w:rStyle w:val="aff5"/>
        </w:rPr>
        <w:annotationRef/>
      </w:r>
      <w:r>
        <w:rPr>
          <w:rFonts w:hint="eastAsia"/>
        </w:rPr>
        <w:t>交叉率的英文是</w:t>
      </w:r>
      <w:r>
        <w:rPr>
          <w:rFonts w:hint="eastAsia"/>
        </w:rPr>
        <w:t>crossover rate</w:t>
      </w:r>
      <w:r>
        <w:rPr>
          <w:rFonts w:hint="eastAsia"/>
        </w:rPr>
        <w:t>，你用了平均分布是你的选择，可以删掉英文，或者看方便修改，消除歧义。</w:t>
      </w:r>
    </w:p>
    <w:p w14:paraId="1804CE5A" w14:textId="77777777" w:rsidR="00235C74" w:rsidRDefault="00235C74">
      <w:pPr>
        <w:pStyle w:val="aff6"/>
      </w:pPr>
    </w:p>
    <w:p w14:paraId="7F07CB55" w14:textId="678DD5BC" w:rsidR="00235C74" w:rsidRPr="001D56F0" w:rsidRDefault="00235C74">
      <w:pPr>
        <w:pStyle w:val="aff6"/>
      </w:pPr>
      <w:r>
        <w:rPr>
          <w:rFonts w:hint="eastAsia"/>
        </w:rPr>
        <w:t>另：建议你把论文的图和表的文字都在过一遍斟酌一下，因为图表最容易引起注意，比正文中的错误更容易让人看到。</w:t>
      </w:r>
    </w:p>
  </w:comment>
  <w:comment w:id="616" w:author="Shaoyang Wang" w:date="2017-06-01T18:50:00Z" w:initials="SW">
    <w:p w14:paraId="3F599537" w14:textId="2032DBB1" w:rsidR="00235C74" w:rsidRDefault="00235C74">
      <w:pPr>
        <w:pStyle w:val="aff6"/>
      </w:pPr>
      <w:r>
        <w:rPr>
          <w:rStyle w:val="aff5"/>
        </w:rPr>
        <w:annotationRef/>
      </w:r>
      <w:r>
        <w:rPr>
          <w:rFonts w:hint="eastAsia"/>
        </w:rPr>
        <w:t>已改</w:t>
      </w:r>
    </w:p>
  </w:comment>
  <w:comment w:id="685" w:author="Alex Ren" w:date="2017-05-31T20:16:00Z" w:initials="AR">
    <w:p w14:paraId="5C89B218" w14:textId="77777777" w:rsidR="00235C74" w:rsidRDefault="00235C74" w:rsidP="00493BD8">
      <w:pPr>
        <w:pStyle w:val="aff6"/>
      </w:pPr>
      <w:r>
        <w:rPr>
          <w:rStyle w:val="aff5"/>
        </w:rPr>
        <w:annotationRef/>
      </w:r>
      <w:r>
        <w:rPr>
          <w:rFonts w:hint="eastAsia"/>
        </w:rPr>
        <w:t>有没有办法把</w:t>
      </w:r>
      <w:r>
        <w:rPr>
          <w:rFonts w:hint="eastAsia"/>
        </w:rPr>
        <w:t>27</w:t>
      </w:r>
      <w:r>
        <w:rPr>
          <w:rFonts w:hint="eastAsia"/>
        </w:rPr>
        <w:t>藏到中间去，最后一条最好还是正经发表的学术文章</w:t>
      </w:r>
    </w:p>
  </w:comment>
  <w:comment w:id="686" w:author="Shaoyang Wang" w:date="2017-06-01T19:09:00Z" w:initials="SW">
    <w:p w14:paraId="101B476C" w14:textId="24B182EF" w:rsidR="00235C74" w:rsidRDefault="00235C74">
      <w:pPr>
        <w:pStyle w:val="aff6"/>
      </w:pPr>
      <w:r>
        <w:rPr>
          <w:rStyle w:val="aff5"/>
        </w:rPr>
        <w:annotationRef/>
      </w:r>
      <w:r>
        <w:rPr>
          <w:rFonts w:hint="eastAsia"/>
        </w:rPr>
        <w:t>已改</w:t>
      </w:r>
    </w:p>
  </w:comment>
  <w:comment w:id="687" w:author="Alex Ren" w:date="2017-05-31T20:12:00Z" w:initials="AR">
    <w:p w14:paraId="4C5076ED" w14:textId="12853B12" w:rsidR="00235C74" w:rsidRDefault="00235C74">
      <w:pPr>
        <w:pStyle w:val="aff6"/>
      </w:pPr>
      <w:r>
        <w:rPr>
          <w:rStyle w:val="aff5"/>
        </w:rPr>
        <w:annotationRef/>
      </w:r>
      <w:r>
        <w:rPr>
          <w:rFonts w:hint="eastAsia"/>
        </w:rPr>
        <w:t>字体小了</w:t>
      </w:r>
    </w:p>
  </w:comment>
  <w:comment w:id="688" w:author="Shaoyang Wang" w:date="2017-06-01T16:20:00Z" w:initials="SW">
    <w:p w14:paraId="4C4E1425" w14:textId="05B97D37" w:rsidR="00235C74" w:rsidRDefault="00235C74">
      <w:pPr>
        <w:pStyle w:val="aff6"/>
      </w:pPr>
      <w:r>
        <w:rPr>
          <w:rStyle w:val="aff5"/>
        </w:rPr>
        <w:annotationRef/>
      </w:r>
      <w:r>
        <w:rPr>
          <w:rFonts w:hint="eastAsia"/>
        </w:rPr>
        <w:t>已改</w:t>
      </w:r>
    </w:p>
  </w:comment>
  <w:comment w:id="699" w:author="Alex Ren" w:date="2017-05-31T20:14:00Z" w:initials="AR">
    <w:p w14:paraId="39A46562" w14:textId="380BF838" w:rsidR="00235C74" w:rsidRDefault="00235C74">
      <w:pPr>
        <w:pStyle w:val="aff6"/>
      </w:pPr>
      <w:r>
        <w:rPr>
          <w:rStyle w:val="aff5"/>
        </w:rPr>
        <w:annotationRef/>
      </w:r>
      <w:r>
        <w:rPr>
          <w:rFonts w:hint="eastAsia"/>
        </w:rPr>
        <w:t>我导师、你师爷的文章啊，引用要填的详细点，以示了解和尊重</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43A0A6" w15:done="0"/>
  <w15:commentEx w15:paraId="2E0AF73A" w15:done="0"/>
  <w15:commentEx w15:paraId="117E4A70" w15:paraIdParent="2E0AF73A" w15:done="0"/>
  <w15:commentEx w15:paraId="75BB2503" w15:done="0"/>
  <w15:commentEx w15:paraId="4A1EBE92" w15:paraIdParent="75BB2503" w15:done="0"/>
  <w15:commentEx w15:paraId="2B5ED4B6" w15:done="0"/>
  <w15:commentEx w15:paraId="21BC57C6" w15:done="0"/>
  <w15:commentEx w15:paraId="45D2BAFC" w15:paraIdParent="21BC57C6" w15:done="0"/>
  <w15:commentEx w15:paraId="2787E618" w15:done="0"/>
  <w15:commentEx w15:paraId="349F3998" w15:done="0"/>
  <w15:commentEx w15:paraId="37E46CEE" w15:paraIdParent="349F3998" w15:done="0"/>
  <w15:commentEx w15:paraId="525BAF01" w15:done="0"/>
  <w15:commentEx w15:paraId="7F07CB55" w15:done="0"/>
  <w15:commentEx w15:paraId="3F599537" w15:paraIdParent="7F07CB55" w15:done="0"/>
  <w15:commentEx w15:paraId="5C89B218" w15:done="0"/>
  <w15:commentEx w15:paraId="101B476C" w15:paraIdParent="5C89B218" w15:done="0"/>
  <w15:commentEx w15:paraId="4C5076ED" w15:done="0"/>
  <w15:commentEx w15:paraId="4C4E1425" w15:paraIdParent="4C5076ED" w15:done="0"/>
  <w15:commentEx w15:paraId="39A4656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2527E6" w14:textId="77777777" w:rsidR="00547A99" w:rsidRDefault="00547A99">
      <w:r>
        <w:separator/>
      </w:r>
    </w:p>
  </w:endnote>
  <w:endnote w:type="continuationSeparator" w:id="0">
    <w:p w14:paraId="67583944" w14:textId="77777777" w:rsidR="00547A99" w:rsidRDefault="00547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decorative"/>
    <w:pitch w:val="default"/>
    <w:sig w:usb0="00000000" w:usb1="0000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DBEC49" w14:textId="77777777" w:rsidR="00547A99" w:rsidRDefault="00547A99">
      <w:r>
        <w:separator/>
      </w:r>
    </w:p>
  </w:footnote>
  <w:footnote w:type="continuationSeparator" w:id="0">
    <w:p w14:paraId="6C3CD2CF" w14:textId="77777777" w:rsidR="00547A99" w:rsidRDefault="00547A9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E81A98" w14:textId="5080DA1C" w:rsidR="00235C74" w:rsidRDefault="00235C74">
    <w:pPr>
      <w:pStyle w:val="ae"/>
      <w:tabs>
        <w:tab w:val="clear" w:pos="4153"/>
        <w:tab w:val="clear" w:pos="8306"/>
        <w:tab w:val="center" w:pos="4535"/>
        <w:tab w:val="right" w:pos="9071"/>
      </w:tabs>
      <w:textAlignment w:val="center"/>
      <w:rPr>
        <w:szCs w:val="21"/>
      </w:rPr>
    </w:pPr>
    <w:r>
      <w:rPr>
        <w:noProof/>
      </w:rPr>
      <w:drawing>
        <wp:inline distT="0" distB="0" distL="0" distR="0" wp14:anchorId="1858F9AF" wp14:editId="286F608E">
          <wp:extent cx="457200" cy="45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宋体" w:hint="eastAsia"/>
        <w:sz w:val="21"/>
      </w:rPr>
      <w:tab/>
    </w:r>
    <w:r>
      <w:rPr>
        <w:rFonts w:eastAsia="宋体" w:hint="eastAsia"/>
        <w:sz w:val="21"/>
      </w:rPr>
      <w:t>第</w:t>
    </w:r>
    <w:r>
      <w:rPr>
        <w:rFonts w:eastAsia="宋体"/>
        <w:sz w:val="21"/>
      </w:rPr>
      <w:t xml:space="preserve"> </w:t>
    </w:r>
    <w:r>
      <w:rPr>
        <w:rFonts w:eastAsia="宋体"/>
        <w:sz w:val="21"/>
      </w:rPr>
      <w:fldChar w:fldCharType="begin"/>
    </w:r>
    <w:r>
      <w:rPr>
        <w:rFonts w:eastAsia="宋体"/>
        <w:sz w:val="21"/>
      </w:rPr>
      <w:instrText xml:space="preserve"> PAGE   \* MERGEFORMAT </w:instrText>
    </w:r>
    <w:r>
      <w:rPr>
        <w:rFonts w:eastAsia="宋体"/>
        <w:sz w:val="21"/>
      </w:rPr>
      <w:fldChar w:fldCharType="separate"/>
    </w:r>
    <w:r w:rsidR="00057756" w:rsidRPr="00057756">
      <w:rPr>
        <w:rFonts w:eastAsia="宋体"/>
        <w:noProof/>
        <w:sz w:val="21"/>
        <w:lang w:val="zh-CN"/>
      </w:rPr>
      <w:t>32</w:t>
    </w:r>
    <w:r>
      <w:rPr>
        <w:rFonts w:eastAsia="宋体"/>
        <w:sz w:val="21"/>
      </w:rPr>
      <w:fldChar w:fldCharType="end"/>
    </w:r>
    <w:r>
      <w:rPr>
        <w:rFonts w:eastAsia="宋体"/>
        <w:sz w:val="21"/>
      </w:rPr>
      <w:t xml:space="preserve"> </w:t>
    </w:r>
    <w:r>
      <w:rPr>
        <w:rFonts w:eastAsia="宋体" w:hint="eastAsia"/>
        <w:kern w:val="0"/>
        <w:sz w:val="21"/>
        <w:szCs w:val="21"/>
      </w:rPr>
      <w:t>页</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04995"/>
    <w:multiLevelType w:val="hybridMultilevel"/>
    <w:tmpl w:val="4D7AB06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C8D2387"/>
    <w:multiLevelType w:val="multilevel"/>
    <w:tmpl w:val="B91610C4"/>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13D17CB7"/>
    <w:multiLevelType w:val="hybridMultilevel"/>
    <w:tmpl w:val="96F270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CB30F09"/>
    <w:multiLevelType w:val="multilevel"/>
    <w:tmpl w:val="ECAC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5A786F"/>
    <w:multiLevelType w:val="hybridMultilevel"/>
    <w:tmpl w:val="F480706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50CE3786"/>
    <w:multiLevelType w:val="hybridMultilevel"/>
    <w:tmpl w:val="AD589B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5C82F12"/>
    <w:multiLevelType w:val="hybridMultilevel"/>
    <w:tmpl w:val="25FC7DC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8CF4BB1"/>
    <w:multiLevelType w:val="hybridMultilevel"/>
    <w:tmpl w:val="8D324C0A"/>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590B41AE"/>
    <w:multiLevelType w:val="hybridMultilevel"/>
    <w:tmpl w:val="601A1D44"/>
    <w:lvl w:ilvl="0" w:tplc="913E827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EF1755E"/>
    <w:multiLevelType w:val="hybridMultilevel"/>
    <w:tmpl w:val="B278268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F581D37"/>
    <w:multiLevelType w:val="hybridMultilevel"/>
    <w:tmpl w:val="3BE08736"/>
    <w:lvl w:ilvl="0" w:tplc="5CC420FE">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num w:numId="1">
    <w:abstractNumId w:val="1"/>
  </w:num>
  <w:num w:numId="2">
    <w:abstractNumId w:val="2"/>
  </w:num>
  <w:num w:numId="3">
    <w:abstractNumId w:val="3"/>
  </w:num>
  <w:num w:numId="4">
    <w:abstractNumId w:val="5"/>
  </w:num>
  <w:num w:numId="5">
    <w:abstractNumId w:val="0"/>
  </w:num>
  <w:num w:numId="6">
    <w:abstractNumId w:val="7"/>
  </w:num>
  <w:num w:numId="7">
    <w:abstractNumId w:val="4"/>
  </w:num>
  <w:num w:numId="8">
    <w:abstractNumId w:val="6"/>
  </w:num>
  <w:num w:numId="9">
    <w:abstractNumId w:val="8"/>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王勖">
    <w15:presenceInfo w15:providerId="Windows Live" w15:userId="3011f1584b0f5a38"/>
  </w15:person>
  <w15:person w15:author="Alex Ren">
    <w15:presenceInfo w15:providerId="Windows Live" w15:userId="811483f510ebcf80"/>
  </w15:person>
  <w15:person w15:author="Shaoyang Wang">
    <w15:presenceInfo w15:providerId="Windows Live" w15:userId="02260891eb72be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000000F4"/>
    <w:rsid w:val="000025AB"/>
    <w:rsid w:val="00011D31"/>
    <w:rsid w:val="00012197"/>
    <w:rsid w:val="00023BFE"/>
    <w:rsid w:val="00024CD0"/>
    <w:rsid w:val="000259A3"/>
    <w:rsid w:val="000436CF"/>
    <w:rsid w:val="000524F8"/>
    <w:rsid w:val="00053087"/>
    <w:rsid w:val="0005528C"/>
    <w:rsid w:val="0005528F"/>
    <w:rsid w:val="00056BFF"/>
    <w:rsid w:val="00057756"/>
    <w:rsid w:val="00061679"/>
    <w:rsid w:val="000642C6"/>
    <w:rsid w:val="00081BC1"/>
    <w:rsid w:val="000829B2"/>
    <w:rsid w:val="000870E6"/>
    <w:rsid w:val="00092B84"/>
    <w:rsid w:val="00093127"/>
    <w:rsid w:val="00095392"/>
    <w:rsid w:val="00095753"/>
    <w:rsid w:val="000A11B9"/>
    <w:rsid w:val="000A4AC1"/>
    <w:rsid w:val="000A5B61"/>
    <w:rsid w:val="000C4BE8"/>
    <w:rsid w:val="000C4D92"/>
    <w:rsid w:val="000D3610"/>
    <w:rsid w:val="000D5DC3"/>
    <w:rsid w:val="000E2CAF"/>
    <w:rsid w:val="000E46F5"/>
    <w:rsid w:val="000E71C0"/>
    <w:rsid w:val="000F32B2"/>
    <w:rsid w:val="000F5B9C"/>
    <w:rsid w:val="000F6097"/>
    <w:rsid w:val="000F6CC6"/>
    <w:rsid w:val="000F7F82"/>
    <w:rsid w:val="001071F9"/>
    <w:rsid w:val="00107474"/>
    <w:rsid w:val="001105D9"/>
    <w:rsid w:val="00112A45"/>
    <w:rsid w:val="00113579"/>
    <w:rsid w:val="001173B3"/>
    <w:rsid w:val="00117CD0"/>
    <w:rsid w:val="001242B6"/>
    <w:rsid w:val="0013351B"/>
    <w:rsid w:val="001348EC"/>
    <w:rsid w:val="001349E8"/>
    <w:rsid w:val="0013562C"/>
    <w:rsid w:val="00140225"/>
    <w:rsid w:val="001409C6"/>
    <w:rsid w:val="00141282"/>
    <w:rsid w:val="00145B01"/>
    <w:rsid w:val="00147841"/>
    <w:rsid w:val="0016027D"/>
    <w:rsid w:val="001648E3"/>
    <w:rsid w:val="001649B6"/>
    <w:rsid w:val="00165D07"/>
    <w:rsid w:val="00165DED"/>
    <w:rsid w:val="0017583B"/>
    <w:rsid w:val="0017788D"/>
    <w:rsid w:val="00180A95"/>
    <w:rsid w:val="00181205"/>
    <w:rsid w:val="001821E1"/>
    <w:rsid w:val="00191975"/>
    <w:rsid w:val="00196C4C"/>
    <w:rsid w:val="001A3149"/>
    <w:rsid w:val="001A331D"/>
    <w:rsid w:val="001A43AE"/>
    <w:rsid w:val="001B096E"/>
    <w:rsid w:val="001B5EBF"/>
    <w:rsid w:val="001B7D32"/>
    <w:rsid w:val="001C106C"/>
    <w:rsid w:val="001C2865"/>
    <w:rsid w:val="001C48C9"/>
    <w:rsid w:val="001C5B31"/>
    <w:rsid w:val="001C68EE"/>
    <w:rsid w:val="001D1A8C"/>
    <w:rsid w:val="001D1BC1"/>
    <w:rsid w:val="001D1D01"/>
    <w:rsid w:val="001D481B"/>
    <w:rsid w:val="001D56F0"/>
    <w:rsid w:val="001D6BC1"/>
    <w:rsid w:val="001E2AAD"/>
    <w:rsid w:val="001E4DF5"/>
    <w:rsid w:val="001E7DBF"/>
    <w:rsid w:val="001F2638"/>
    <w:rsid w:val="001F55E9"/>
    <w:rsid w:val="001F66B6"/>
    <w:rsid w:val="00205F37"/>
    <w:rsid w:val="00206950"/>
    <w:rsid w:val="002106B5"/>
    <w:rsid w:val="00210EEF"/>
    <w:rsid w:val="00212750"/>
    <w:rsid w:val="00213B47"/>
    <w:rsid w:val="00215363"/>
    <w:rsid w:val="00217153"/>
    <w:rsid w:val="00227CE0"/>
    <w:rsid w:val="00230711"/>
    <w:rsid w:val="002318B3"/>
    <w:rsid w:val="00231CE9"/>
    <w:rsid w:val="002338E7"/>
    <w:rsid w:val="00234A65"/>
    <w:rsid w:val="00235C74"/>
    <w:rsid w:val="00252124"/>
    <w:rsid w:val="00254AAA"/>
    <w:rsid w:val="00256DBC"/>
    <w:rsid w:val="00265E52"/>
    <w:rsid w:val="002754D4"/>
    <w:rsid w:val="00275606"/>
    <w:rsid w:val="002770F4"/>
    <w:rsid w:val="00281906"/>
    <w:rsid w:val="00283C6E"/>
    <w:rsid w:val="002849F5"/>
    <w:rsid w:val="0029731E"/>
    <w:rsid w:val="002A083D"/>
    <w:rsid w:val="002A21B3"/>
    <w:rsid w:val="002A25F2"/>
    <w:rsid w:val="002A354B"/>
    <w:rsid w:val="002B2B3E"/>
    <w:rsid w:val="002B47FD"/>
    <w:rsid w:val="002C6B7E"/>
    <w:rsid w:val="002D07B7"/>
    <w:rsid w:val="002E1358"/>
    <w:rsid w:val="002E1505"/>
    <w:rsid w:val="002E620B"/>
    <w:rsid w:val="002E713C"/>
    <w:rsid w:val="002F0DCD"/>
    <w:rsid w:val="002F4E9A"/>
    <w:rsid w:val="002F50BD"/>
    <w:rsid w:val="003038F4"/>
    <w:rsid w:val="00304C77"/>
    <w:rsid w:val="003056F0"/>
    <w:rsid w:val="00305C47"/>
    <w:rsid w:val="00310F04"/>
    <w:rsid w:val="003162FC"/>
    <w:rsid w:val="00316B5F"/>
    <w:rsid w:val="00320AC8"/>
    <w:rsid w:val="00321C45"/>
    <w:rsid w:val="00330F9E"/>
    <w:rsid w:val="0033243F"/>
    <w:rsid w:val="003411D9"/>
    <w:rsid w:val="00343CCA"/>
    <w:rsid w:val="00346882"/>
    <w:rsid w:val="0035407E"/>
    <w:rsid w:val="003541E4"/>
    <w:rsid w:val="00360469"/>
    <w:rsid w:val="00360DDF"/>
    <w:rsid w:val="00370E74"/>
    <w:rsid w:val="00383900"/>
    <w:rsid w:val="00383941"/>
    <w:rsid w:val="00386A59"/>
    <w:rsid w:val="00396A1A"/>
    <w:rsid w:val="003A148D"/>
    <w:rsid w:val="003A2758"/>
    <w:rsid w:val="003A53CF"/>
    <w:rsid w:val="003B6C42"/>
    <w:rsid w:val="003B6E6E"/>
    <w:rsid w:val="003B7BE5"/>
    <w:rsid w:val="003C0BD9"/>
    <w:rsid w:val="003C6734"/>
    <w:rsid w:val="003D2D87"/>
    <w:rsid w:val="003D463E"/>
    <w:rsid w:val="003D7998"/>
    <w:rsid w:val="003E0342"/>
    <w:rsid w:val="003E3157"/>
    <w:rsid w:val="003E3928"/>
    <w:rsid w:val="003E60A0"/>
    <w:rsid w:val="003E76F7"/>
    <w:rsid w:val="003F22D3"/>
    <w:rsid w:val="003F290F"/>
    <w:rsid w:val="003F474E"/>
    <w:rsid w:val="00400C57"/>
    <w:rsid w:val="004045F7"/>
    <w:rsid w:val="00410C17"/>
    <w:rsid w:val="00413123"/>
    <w:rsid w:val="00413DAF"/>
    <w:rsid w:val="00415C4B"/>
    <w:rsid w:val="00416A0B"/>
    <w:rsid w:val="00423F43"/>
    <w:rsid w:val="00424EC3"/>
    <w:rsid w:val="0042584F"/>
    <w:rsid w:val="0042675F"/>
    <w:rsid w:val="00426C21"/>
    <w:rsid w:val="00433054"/>
    <w:rsid w:val="004368C7"/>
    <w:rsid w:val="00462F9C"/>
    <w:rsid w:val="004633B7"/>
    <w:rsid w:val="0046767E"/>
    <w:rsid w:val="0047645D"/>
    <w:rsid w:val="004824DF"/>
    <w:rsid w:val="004851DF"/>
    <w:rsid w:val="0049081B"/>
    <w:rsid w:val="004909B0"/>
    <w:rsid w:val="00492DB8"/>
    <w:rsid w:val="004939D5"/>
    <w:rsid w:val="00493BD8"/>
    <w:rsid w:val="00494BE3"/>
    <w:rsid w:val="004A002A"/>
    <w:rsid w:val="004A15A6"/>
    <w:rsid w:val="004A338F"/>
    <w:rsid w:val="004A5179"/>
    <w:rsid w:val="004A76E3"/>
    <w:rsid w:val="004A7937"/>
    <w:rsid w:val="004B7B50"/>
    <w:rsid w:val="004C725F"/>
    <w:rsid w:val="004C75A0"/>
    <w:rsid w:val="004D6419"/>
    <w:rsid w:val="004E2F1F"/>
    <w:rsid w:val="004F7944"/>
    <w:rsid w:val="004F7C5F"/>
    <w:rsid w:val="00501047"/>
    <w:rsid w:val="00502987"/>
    <w:rsid w:val="005048C2"/>
    <w:rsid w:val="00504A85"/>
    <w:rsid w:val="00512474"/>
    <w:rsid w:val="0052025D"/>
    <w:rsid w:val="0052209B"/>
    <w:rsid w:val="00523849"/>
    <w:rsid w:val="00524F97"/>
    <w:rsid w:val="00525842"/>
    <w:rsid w:val="0053030E"/>
    <w:rsid w:val="00530FA0"/>
    <w:rsid w:val="00531888"/>
    <w:rsid w:val="00532A56"/>
    <w:rsid w:val="00536212"/>
    <w:rsid w:val="00536B2E"/>
    <w:rsid w:val="0054526F"/>
    <w:rsid w:val="00546DDF"/>
    <w:rsid w:val="00547A99"/>
    <w:rsid w:val="005512B7"/>
    <w:rsid w:val="00553C1B"/>
    <w:rsid w:val="00556975"/>
    <w:rsid w:val="005606C1"/>
    <w:rsid w:val="00560BA9"/>
    <w:rsid w:val="00565C5D"/>
    <w:rsid w:val="0057197B"/>
    <w:rsid w:val="00572E91"/>
    <w:rsid w:val="005733C7"/>
    <w:rsid w:val="00574DB3"/>
    <w:rsid w:val="00575B57"/>
    <w:rsid w:val="005818EC"/>
    <w:rsid w:val="00581F63"/>
    <w:rsid w:val="00582291"/>
    <w:rsid w:val="00583E43"/>
    <w:rsid w:val="00584A27"/>
    <w:rsid w:val="0058751E"/>
    <w:rsid w:val="005912B1"/>
    <w:rsid w:val="00594B43"/>
    <w:rsid w:val="00595916"/>
    <w:rsid w:val="005A54DA"/>
    <w:rsid w:val="005B05D4"/>
    <w:rsid w:val="005B20C0"/>
    <w:rsid w:val="005B568C"/>
    <w:rsid w:val="005B579D"/>
    <w:rsid w:val="005D028F"/>
    <w:rsid w:val="005E37F7"/>
    <w:rsid w:val="005E3ED1"/>
    <w:rsid w:val="005E792E"/>
    <w:rsid w:val="006059E0"/>
    <w:rsid w:val="00606AF9"/>
    <w:rsid w:val="00622018"/>
    <w:rsid w:val="006316F3"/>
    <w:rsid w:val="006330D5"/>
    <w:rsid w:val="00634B68"/>
    <w:rsid w:val="00634F3C"/>
    <w:rsid w:val="00644124"/>
    <w:rsid w:val="00645B1A"/>
    <w:rsid w:val="006559B9"/>
    <w:rsid w:val="0066173A"/>
    <w:rsid w:val="00662AC2"/>
    <w:rsid w:val="00664386"/>
    <w:rsid w:val="00671BAE"/>
    <w:rsid w:val="00675146"/>
    <w:rsid w:val="006770F4"/>
    <w:rsid w:val="00685754"/>
    <w:rsid w:val="00686218"/>
    <w:rsid w:val="006974B1"/>
    <w:rsid w:val="006A1750"/>
    <w:rsid w:val="006A276C"/>
    <w:rsid w:val="006A3AB2"/>
    <w:rsid w:val="006B47C5"/>
    <w:rsid w:val="006C4084"/>
    <w:rsid w:val="006C6B64"/>
    <w:rsid w:val="006D5356"/>
    <w:rsid w:val="006D55C6"/>
    <w:rsid w:val="006D686E"/>
    <w:rsid w:val="006D7DA3"/>
    <w:rsid w:val="006E3D92"/>
    <w:rsid w:val="006E54AE"/>
    <w:rsid w:val="006F1323"/>
    <w:rsid w:val="006F186F"/>
    <w:rsid w:val="006F189B"/>
    <w:rsid w:val="006F1E4B"/>
    <w:rsid w:val="006F4244"/>
    <w:rsid w:val="006F54C3"/>
    <w:rsid w:val="006F7290"/>
    <w:rsid w:val="00704E96"/>
    <w:rsid w:val="0071121D"/>
    <w:rsid w:val="007237C7"/>
    <w:rsid w:val="00724E24"/>
    <w:rsid w:val="00727CF4"/>
    <w:rsid w:val="00730958"/>
    <w:rsid w:val="007318F0"/>
    <w:rsid w:val="00732487"/>
    <w:rsid w:val="00733F0C"/>
    <w:rsid w:val="0073495E"/>
    <w:rsid w:val="00737FAD"/>
    <w:rsid w:val="00744E0B"/>
    <w:rsid w:val="00745078"/>
    <w:rsid w:val="00754E3F"/>
    <w:rsid w:val="007560FB"/>
    <w:rsid w:val="00760837"/>
    <w:rsid w:val="0076492F"/>
    <w:rsid w:val="00770292"/>
    <w:rsid w:val="00774B99"/>
    <w:rsid w:val="00775065"/>
    <w:rsid w:val="0077659D"/>
    <w:rsid w:val="007770C6"/>
    <w:rsid w:val="007777C4"/>
    <w:rsid w:val="00784FBD"/>
    <w:rsid w:val="00794F30"/>
    <w:rsid w:val="00796A79"/>
    <w:rsid w:val="007A1F25"/>
    <w:rsid w:val="007A3290"/>
    <w:rsid w:val="007B1F34"/>
    <w:rsid w:val="007B4E48"/>
    <w:rsid w:val="007B5512"/>
    <w:rsid w:val="007B6EE9"/>
    <w:rsid w:val="007C58F3"/>
    <w:rsid w:val="007C7AA1"/>
    <w:rsid w:val="007D101B"/>
    <w:rsid w:val="007E02A9"/>
    <w:rsid w:val="007E19EB"/>
    <w:rsid w:val="007E3169"/>
    <w:rsid w:val="007F2DC8"/>
    <w:rsid w:val="007F57C3"/>
    <w:rsid w:val="007F5DD0"/>
    <w:rsid w:val="007F6CC5"/>
    <w:rsid w:val="00800F94"/>
    <w:rsid w:val="008039AE"/>
    <w:rsid w:val="0080478F"/>
    <w:rsid w:val="008052EF"/>
    <w:rsid w:val="00812A4D"/>
    <w:rsid w:val="008154AD"/>
    <w:rsid w:val="008216D7"/>
    <w:rsid w:val="008245E6"/>
    <w:rsid w:val="00825B9C"/>
    <w:rsid w:val="00830453"/>
    <w:rsid w:val="00833AF8"/>
    <w:rsid w:val="0083477E"/>
    <w:rsid w:val="00835B5F"/>
    <w:rsid w:val="00836E8B"/>
    <w:rsid w:val="008507CA"/>
    <w:rsid w:val="0085225B"/>
    <w:rsid w:val="0086719C"/>
    <w:rsid w:val="008677F2"/>
    <w:rsid w:val="0087325A"/>
    <w:rsid w:val="00877663"/>
    <w:rsid w:val="008777AE"/>
    <w:rsid w:val="008838A7"/>
    <w:rsid w:val="00884865"/>
    <w:rsid w:val="00886865"/>
    <w:rsid w:val="008868E7"/>
    <w:rsid w:val="008925BC"/>
    <w:rsid w:val="008935B0"/>
    <w:rsid w:val="00895136"/>
    <w:rsid w:val="008A1FB2"/>
    <w:rsid w:val="008B1819"/>
    <w:rsid w:val="008B2C62"/>
    <w:rsid w:val="008B60B3"/>
    <w:rsid w:val="008B6396"/>
    <w:rsid w:val="008B75A1"/>
    <w:rsid w:val="008D6CCA"/>
    <w:rsid w:val="008E168A"/>
    <w:rsid w:val="008E38D2"/>
    <w:rsid w:val="00903D43"/>
    <w:rsid w:val="00904A14"/>
    <w:rsid w:val="00913CA5"/>
    <w:rsid w:val="009140C8"/>
    <w:rsid w:val="00920460"/>
    <w:rsid w:val="009258F2"/>
    <w:rsid w:val="009277C3"/>
    <w:rsid w:val="00931542"/>
    <w:rsid w:val="0093288D"/>
    <w:rsid w:val="00936D32"/>
    <w:rsid w:val="00942904"/>
    <w:rsid w:val="00944511"/>
    <w:rsid w:val="0094605F"/>
    <w:rsid w:val="00953483"/>
    <w:rsid w:val="009626D2"/>
    <w:rsid w:val="009660AE"/>
    <w:rsid w:val="00966A94"/>
    <w:rsid w:val="00967CC5"/>
    <w:rsid w:val="00970368"/>
    <w:rsid w:val="00972660"/>
    <w:rsid w:val="009747F3"/>
    <w:rsid w:val="009858FB"/>
    <w:rsid w:val="00985B08"/>
    <w:rsid w:val="00986473"/>
    <w:rsid w:val="0099026F"/>
    <w:rsid w:val="00991595"/>
    <w:rsid w:val="009952A7"/>
    <w:rsid w:val="00995E2A"/>
    <w:rsid w:val="009964E2"/>
    <w:rsid w:val="009A1DB9"/>
    <w:rsid w:val="009A3451"/>
    <w:rsid w:val="009B577D"/>
    <w:rsid w:val="009B6B7F"/>
    <w:rsid w:val="009D1457"/>
    <w:rsid w:val="009D3984"/>
    <w:rsid w:val="009D5B90"/>
    <w:rsid w:val="009E6D8F"/>
    <w:rsid w:val="009F2614"/>
    <w:rsid w:val="00A0009E"/>
    <w:rsid w:val="00A13D73"/>
    <w:rsid w:val="00A20185"/>
    <w:rsid w:val="00A247AE"/>
    <w:rsid w:val="00A26A0F"/>
    <w:rsid w:val="00A26AE9"/>
    <w:rsid w:val="00A36C16"/>
    <w:rsid w:val="00A37C50"/>
    <w:rsid w:val="00A45FF8"/>
    <w:rsid w:val="00A526FB"/>
    <w:rsid w:val="00A53C91"/>
    <w:rsid w:val="00A622ED"/>
    <w:rsid w:val="00A73763"/>
    <w:rsid w:val="00A74B1B"/>
    <w:rsid w:val="00A75C82"/>
    <w:rsid w:val="00A76ED7"/>
    <w:rsid w:val="00A777FC"/>
    <w:rsid w:val="00A86CEA"/>
    <w:rsid w:val="00AA0F2D"/>
    <w:rsid w:val="00AB1558"/>
    <w:rsid w:val="00AB20E9"/>
    <w:rsid w:val="00AB3626"/>
    <w:rsid w:val="00AB45FB"/>
    <w:rsid w:val="00AB4CC1"/>
    <w:rsid w:val="00AB775A"/>
    <w:rsid w:val="00AC261D"/>
    <w:rsid w:val="00AC39E5"/>
    <w:rsid w:val="00AC3D8D"/>
    <w:rsid w:val="00AC5A00"/>
    <w:rsid w:val="00AE120B"/>
    <w:rsid w:val="00AE1A32"/>
    <w:rsid w:val="00AF1FD6"/>
    <w:rsid w:val="00AF275A"/>
    <w:rsid w:val="00AF360B"/>
    <w:rsid w:val="00AF3D97"/>
    <w:rsid w:val="00AF5DFA"/>
    <w:rsid w:val="00AF6450"/>
    <w:rsid w:val="00B0377B"/>
    <w:rsid w:val="00B041AB"/>
    <w:rsid w:val="00B061DB"/>
    <w:rsid w:val="00B239DB"/>
    <w:rsid w:val="00B2602F"/>
    <w:rsid w:val="00B26824"/>
    <w:rsid w:val="00B270B2"/>
    <w:rsid w:val="00B305E3"/>
    <w:rsid w:val="00B40EA6"/>
    <w:rsid w:val="00B46548"/>
    <w:rsid w:val="00B52D4C"/>
    <w:rsid w:val="00B5321C"/>
    <w:rsid w:val="00B55D94"/>
    <w:rsid w:val="00B632E8"/>
    <w:rsid w:val="00B63A0A"/>
    <w:rsid w:val="00B739B2"/>
    <w:rsid w:val="00B8018F"/>
    <w:rsid w:val="00B82E19"/>
    <w:rsid w:val="00B834A7"/>
    <w:rsid w:val="00B87195"/>
    <w:rsid w:val="00B8765C"/>
    <w:rsid w:val="00B912C9"/>
    <w:rsid w:val="00BA05B0"/>
    <w:rsid w:val="00BA5AD6"/>
    <w:rsid w:val="00BA6322"/>
    <w:rsid w:val="00BA7807"/>
    <w:rsid w:val="00BB4886"/>
    <w:rsid w:val="00BB48BF"/>
    <w:rsid w:val="00BB4A2F"/>
    <w:rsid w:val="00BC6CE5"/>
    <w:rsid w:val="00BD0A5B"/>
    <w:rsid w:val="00BD0AAA"/>
    <w:rsid w:val="00BE3F87"/>
    <w:rsid w:val="00BE57B0"/>
    <w:rsid w:val="00BF27CC"/>
    <w:rsid w:val="00BF2ABD"/>
    <w:rsid w:val="00BF56BA"/>
    <w:rsid w:val="00BF5EC6"/>
    <w:rsid w:val="00C04F42"/>
    <w:rsid w:val="00C063BE"/>
    <w:rsid w:val="00C064CD"/>
    <w:rsid w:val="00C21011"/>
    <w:rsid w:val="00C33F14"/>
    <w:rsid w:val="00C34759"/>
    <w:rsid w:val="00C40179"/>
    <w:rsid w:val="00C43FAC"/>
    <w:rsid w:val="00C4776F"/>
    <w:rsid w:val="00C526FF"/>
    <w:rsid w:val="00C57936"/>
    <w:rsid w:val="00C70F52"/>
    <w:rsid w:val="00C800BD"/>
    <w:rsid w:val="00C81A87"/>
    <w:rsid w:val="00C85ED5"/>
    <w:rsid w:val="00C93617"/>
    <w:rsid w:val="00C97112"/>
    <w:rsid w:val="00CA3A8D"/>
    <w:rsid w:val="00CA69B6"/>
    <w:rsid w:val="00CB1113"/>
    <w:rsid w:val="00CB56C6"/>
    <w:rsid w:val="00CB7C24"/>
    <w:rsid w:val="00CC603C"/>
    <w:rsid w:val="00CC65CC"/>
    <w:rsid w:val="00CD13C5"/>
    <w:rsid w:val="00CD3426"/>
    <w:rsid w:val="00CD3761"/>
    <w:rsid w:val="00CD7B15"/>
    <w:rsid w:val="00CD7B9E"/>
    <w:rsid w:val="00CE091C"/>
    <w:rsid w:val="00CE1D24"/>
    <w:rsid w:val="00CE6FFF"/>
    <w:rsid w:val="00CE70C6"/>
    <w:rsid w:val="00CF01A2"/>
    <w:rsid w:val="00CF14F3"/>
    <w:rsid w:val="00CF7D7C"/>
    <w:rsid w:val="00D139BF"/>
    <w:rsid w:val="00D14187"/>
    <w:rsid w:val="00D238BC"/>
    <w:rsid w:val="00D42581"/>
    <w:rsid w:val="00D42DAD"/>
    <w:rsid w:val="00D42F0F"/>
    <w:rsid w:val="00D5035B"/>
    <w:rsid w:val="00D52AFA"/>
    <w:rsid w:val="00D53988"/>
    <w:rsid w:val="00D602D2"/>
    <w:rsid w:val="00D6710E"/>
    <w:rsid w:val="00D73A2C"/>
    <w:rsid w:val="00D75A4C"/>
    <w:rsid w:val="00D75AD5"/>
    <w:rsid w:val="00D84332"/>
    <w:rsid w:val="00D8441D"/>
    <w:rsid w:val="00D95B26"/>
    <w:rsid w:val="00D96430"/>
    <w:rsid w:val="00DB1A43"/>
    <w:rsid w:val="00DB2996"/>
    <w:rsid w:val="00DB6EE3"/>
    <w:rsid w:val="00DC77D3"/>
    <w:rsid w:val="00DD07C8"/>
    <w:rsid w:val="00DE587D"/>
    <w:rsid w:val="00DE7A1C"/>
    <w:rsid w:val="00DF0306"/>
    <w:rsid w:val="00DF0B49"/>
    <w:rsid w:val="00DF1572"/>
    <w:rsid w:val="00DF28BD"/>
    <w:rsid w:val="00DF3FD5"/>
    <w:rsid w:val="00DF4DD2"/>
    <w:rsid w:val="00DF532B"/>
    <w:rsid w:val="00DF5BE9"/>
    <w:rsid w:val="00DF691A"/>
    <w:rsid w:val="00E012F0"/>
    <w:rsid w:val="00E01907"/>
    <w:rsid w:val="00E02ECD"/>
    <w:rsid w:val="00E04230"/>
    <w:rsid w:val="00E04756"/>
    <w:rsid w:val="00E0624C"/>
    <w:rsid w:val="00E10734"/>
    <w:rsid w:val="00E10F17"/>
    <w:rsid w:val="00E117E9"/>
    <w:rsid w:val="00E141F7"/>
    <w:rsid w:val="00E155CC"/>
    <w:rsid w:val="00E15EAC"/>
    <w:rsid w:val="00E17024"/>
    <w:rsid w:val="00E20889"/>
    <w:rsid w:val="00E23EF4"/>
    <w:rsid w:val="00E246FF"/>
    <w:rsid w:val="00E24AF7"/>
    <w:rsid w:val="00E317FB"/>
    <w:rsid w:val="00E35DF7"/>
    <w:rsid w:val="00E40CD9"/>
    <w:rsid w:val="00E45C37"/>
    <w:rsid w:val="00E46AC3"/>
    <w:rsid w:val="00E57705"/>
    <w:rsid w:val="00E729F1"/>
    <w:rsid w:val="00E73E68"/>
    <w:rsid w:val="00E74AD4"/>
    <w:rsid w:val="00E75263"/>
    <w:rsid w:val="00E8495B"/>
    <w:rsid w:val="00E87AC7"/>
    <w:rsid w:val="00E913A2"/>
    <w:rsid w:val="00E92634"/>
    <w:rsid w:val="00E9779D"/>
    <w:rsid w:val="00EA351D"/>
    <w:rsid w:val="00EA6724"/>
    <w:rsid w:val="00EA7569"/>
    <w:rsid w:val="00ED49C2"/>
    <w:rsid w:val="00ED54E9"/>
    <w:rsid w:val="00EE12F3"/>
    <w:rsid w:val="00EE4BB6"/>
    <w:rsid w:val="00EE56D1"/>
    <w:rsid w:val="00EF075E"/>
    <w:rsid w:val="00EF41E4"/>
    <w:rsid w:val="00EF4668"/>
    <w:rsid w:val="00EF73FB"/>
    <w:rsid w:val="00EF7987"/>
    <w:rsid w:val="00F0031B"/>
    <w:rsid w:val="00F00B96"/>
    <w:rsid w:val="00F0622D"/>
    <w:rsid w:val="00F07BA7"/>
    <w:rsid w:val="00F1141D"/>
    <w:rsid w:val="00F16703"/>
    <w:rsid w:val="00F16A5D"/>
    <w:rsid w:val="00F2039D"/>
    <w:rsid w:val="00F23AB1"/>
    <w:rsid w:val="00F312A5"/>
    <w:rsid w:val="00F3200B"/>
    <w:rsid w:val="00F4325D"/>
    <w:rsid w:val="00F45E7D"/>
    <w:rsid w:val="00F461DE"/>
    <w:rsid w:val="00F52583"/>
    <w:rsid w:val="00F561F4"/>
    <w:rsid w:val="00F653E3"/>
    <w:rsid w:val="00F65812"/>
    <w:rsid w:val="00F82458"/>
    <w:rsid w:val="00F86D80"/>
    <w:rsid w:val="00F954AC"/>
    <w:rsid w:val="00F956B3"/>
    <w:rsid w:val="00FA0D18"/>
    <w:rsid w:val="00FA3339"/>
    <w:rsid w:val="00FA7A0C"/>
    <w:rsid w:val="00FB7D3A"/>
    <w:rsid w:val="00FC29D8"/>
    <w:rsid w:val="00FC5908"/>
    <w:rsid w:val="00FC6341"/>
    <w:rsid w:val="00FE422D"/>
    <w:rsid w:val="00FF0A3D"/>
    <w:rsid w:val="00FF7058"/>
    <w:rsid w:val="104132A2"/>
    <w:rsid w:val="215B6555"/>
    <w:rsid w:val="594A7669"/>
    <w:rsid w:val="5CD8602D"/>
    <w:rsid w:val="5D8454F4"/>
    <w:rsid w:val="601117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FDE6613"/>
  <w15:docId w15:val="{9F938340-4AEC-441F-B4FF-104199561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semiHidden="1" w:uiPriority="0"/>
    <w:lsdException w:name="toc 5" w:semiHidden="1" w:uiPriority="0" w:qFormat="1"/>
    <w:lsdException w:name="toc 6" w:semiHidden="1" w:uiPriority="0"/>
    <w:lsdException w:name="toc 7" w:semiHidden="1" w:uiPriority="0"/>
    <w:lsdException w:name="toc 8" w:semiHidden="1" w:uiPriority="0" w:qFormat="1"/>
    <w:lsdException w:name="toc 9" w:semiHidden="1" w:uiPriority="0"/>
    <w:lsdException w:name="Normal Indent" w:semiHidden="1" w:uiPriority="0"/>
    <w:lsdException w:name="footnote text" w:semiHidden="1" w:uiPriority="0"/>
    <w:lsdException w:name="annotation text" w:semiHidden="1" w:unhideWhenUsed="1"/>
    <w:lsdException w:name="header" w:semiHidden="1" w:uiPriority="0" w:qFormat="1"/>
    <w:lsdException w:name="footer" w:semiHidden="1"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iPriority="0" w:qFormat="1"/>
    <w:lsdException w:name="Body Text Indent 3" w:semiHidden="1" w:uiPriority="0"/>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18"/>
      <w:szCs w:val="18"/>
    </w:rPr>
  </w:style>
  <w:style w:type="paragraph" w:styleId="1">
    <w:name w:val="heading 1"/>
    <w:basedOn w:val="a"/>
    <w:next w:val="a0"/>
    <w:qFormat/>
    <w:pPr>
      <w:keepNext/>
      <w:keepLines/>
      <w:widowControl/>
      <w:numPr>
        <w:numId w:val="1"/>
      </w:numPr>
      <w:spacing w:afterLines="100" w:after="100"/>
      <w:jc w:val="center"/>
      <w:outlineLvl w:val="0"/>
    </w:pPr>
    <w:rPr>
      <w:rFonts w:eastAsia="黑体"/>
      <w:kern w:val="44"/>
      <w:sz w:val="32"/>
    </w:rPr>
  </w:style>
  <w:style w:type="paragraph" w:styleId="2">
    <w:name w:val="heading 2"/>
    <w:basedOn w:val="a"/>
    <w:next w:val="a0"/>
    <w:link w:val="20"/>
    <w:qFormat/>
    <w:pPr>
      <w:keepNext/>
      <w:keepLines/>
      <w:numPr>
        <w:ilvl w:val="1"/>
        <w:numId w:val="1"/>
      </w:numPr>
      <w:spacing w:beforeLines="50" w:before="50" w:afterLines="50" w:after="50"/>
      <w:jc w:val="left"/>
      <w:outlineLvl w:val="1"/>
    </w:pPr>
    <w:rPr>
      <w:rFonts w:eastAsia="黑体"/>
      <w:sz w:val="24"/>
    </w:rPr>
  </w:style>
  <w:style w:type="paragraph" w:styleId="3">
    <w:name w:val="heading 3"/>
    <w:basedOn w:val="a"/>
    <w:next w:val="a0"/>
    <w:link w:val="30"/>
    <w:qFormat/>
    <w:pPr>
      <w:keepNext/>
      <w:keepLines/>
      <w:numPr>
        <w:ilvl w:val="2"/>
        <w:numId w:val="1"/>
      </w:numPr>
      <w:spacing w:beforeLines="50" w:before="50" w:afterLines="50" w:after="50"/>
      <w:jc w:val="left"/>
      <w:outlineLvl w:val="2"/>
    </w:pPr>
    <w:rPr>
      <w:rFonts w:eastAsia="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论文正文"/>
    <w:basedOn w:val="a"/>
    <w:qFormat/>
    <w:rsid w:val="00205F37"/>
    <w:pPr>
      <w:spacing w:line="360" w:lineRule="auto"/>
      <w:ind w:firstLineChars="200" w:firstLine="200"/>
    </w:pPr>
    <w:rPr>
      <w:sz w:val="24"/>
      <w:szCs w:val="24"/>
    </w:rPr>
  </w:style>
  <w:style w:type="paragraph" w:styleId="7">
    <w:name w:val="toc 7"/>
    <w:basedOn w:val="a"/>
    <w:next w:val="a"/>
    <w:semiHidden/>
    <w:pPr>
      <w:ind w:left="2520"/>
    </w:pPr>
  </w:style>
  <w:style w:type="paragraph" w:styleId="a4">
    <w:name w:val="Normal Indent"/>
    <w:basedOn w:val="a"/>
    <w:semiHidden/>
    <w:pPr>
      <w:ind w:firstLine="420"/>
    </w:pPr>
  </w:style>
  <w:style w:type="paragraph" w:styleId="a5">
    <w:name w:val="caption"/>
    <w:basedOn w:val="a"/>
    <w:next w:val="a"/>
    <w:qFormat/>
    <w:rsid w:val="00F07BA7"/>
    <w:pPr>
      <w:spacing w:after="120"/>
      <w:jc w:val="center"/>
    </w:pPr>
    <w:rPr>
      <w:b/>
    </w:rPr>
  </w:style>
  <w:style w:type="paragraph" w:styleId="a6">
    <w:name w:val="Document Map"/>
    <w:basedOn w:val="a"/>
    <w:semiHidden/>
    <w:qFormat/>
    <w:pPr>
      <w:shd w:val="clear" w:color="auto" w:fill="000080"/>
    </w:pPr>
  </w:style>
  <w:style w:type="paragraph" w:styleId="a7">
    <w:name w:val="Body Text"/>
    <w:basedOn w:val="a"/>
    <w:semiHidden/>
    <w:qFormat/>
    <w:pPr>
      <w:widowControl/>
      <w:ind w:right="35"/>
      <w:jc w:val="left"/>
    </w:pPr>
    <w:rPr>
      <w:sz w:val="24"/>
    </w:rPr>
  </w:style>
  <w:style w:type="paragraph" w:styleId="a8">
    <w:name w:val="Body Text Indent"/>
    <w:basedOn w:val="a"/>
    <w:semiHidden/>
    <w:qFormat/>
    <w:pPr>
      <w:ind w:firstLine="482"/>
    </w:pPr>
    <w:rPr>
      <w:sz w:val="24"/>
    </w:rPr>
  </w:style>
  <w:style w:type="paragraph" w:styleId="5">
    <w:name w:val="toc 5"/>
    <w:basedOn w:val="a"/>
    <w:next w:val="a"/>
    <w:semiHidden/>
    <w:qFormat/>
    <w:pPr>
      <w:ind w:left="1680"/>
    </w:pPr>
  </w:style>
  <w:style w:type="paragraph" w:styleId="31">
    <w:name w:val="toc 3"/>
    <w:basedOn w:val="a"/>
    <w:next w:val="a"/>
    <w:uiPriority w:val="39"/>
    <w:qFormat/>
    <w:pPr>
      <w:ind w:firstLine="851"/>
    </w:pPr>
  </w:style>
  <w:style w:type="paragraph" w:styleId="a9">
    <w:name w:val="Plain Text"/>
    <w:basedOn w:val="a"/>
    <w:semiHidden/>
    <w:qFormat/>
    <w:rPr>
      <w:rFonts w:ascii="宋体" w:hAnsi="Courier New" w:cs="Courier New"/>
      <w:szCs w:val="21"/>
    </w:rPr>
  </w:style>
  <w:style w:type="paragraph" w:styleId="8">
    <w:name w:val="toc 8"/>
    <w:basedOn w:val="a"/>
    <w:next w:val="a"/>
    <w:semiHidden/>
    <w:qFormat/>
    <w:pPr>
      <w:ind w:left="2940"/>
    </w:pPr>
  </w:style>
  <w:style w:type="paragraph" w:styleId="21">
    <w:name w:val="Body Text Indent 2"/>
    <w:basedOn w:val="a"/>
    <w:link w:val="22"/>
    <w:semiHidden/>
    <w:qFormat/>
    <w:pPr>
      <w:ind w:left="-141" w:firstLine="213"/>
    </w:pPr>
  </w:style>
  <w:style w:type="paragraph" w:styleId="aa">
    <w:name w:val="endnote text"/>
    <w:basedOn w:val="a"/>
    <w:semiHidden/>
    <w:qFormat/>
    <w:pPr>
      <w:snapToGrid w:val="0"/>
      <w:jc w:val="left"/>
    </w:pPr>
  </w:style>
  <w:style w:type="paragraph" w:styleId="ab">
    <w:name w:val="Balloon Text"/>
    <w:basedOn w:val="a"/>
    <w:link w:val="ac"/>
    <w:uiPriority w:val="99"/>
    <w:unhideWhenUsed/>
    <w:qFormat/>
  </w:style>
  <w:style w:type="paragraph" w:styleId="ad">
    <w:name w:val="footer"/>
    <w:basedOn w:val="a"/>
    <w:semiHidden/>
    <w:qFormat/>
    <w:pPr>
      <w:tabs>
        <w:tab w:val="center" w:pos="4153"/>
        <w:tab w:val="right" w:pos="8306"/>
      </w:tabs>
      <w:snapToGrid w:val="0"/>
      <w:jc w:val="left"/>
    </w:pPr>
  </w:style>
  <w:style w:type="paragraph" w:styleId="ae">
    <w:name w:val="header"/>
    <w:basedOn w:val="a"/>
    <w:link w:val="af"/>
    <w:semiHidden/>
    <w:qFormat/>
    <w:pPr>
      <w:pBdr>
        <w:bottom w:val="single" w:sz="6" w:space="1" w:color="auto"/>
      </w:pBdr>
      <w:tabs>
        <w:tab w:val="center" w:pos="4153"/>
        <w:tab w:val="right" w:pos="8306"/>
      </w:tabs>
      <w:snapToGrid w:val="0"/>
      <w:jc w:val="center"/>
    </w:pPr>
    <w:rPr>
      <w:rFonts w:eastAsia="楷体_GB2312"/>
    </w:rPr>
  </w:style>
  <w:style w:type="paragraph" w:styleId="10">
    <w:name w:val="toc 1"/>
    <w:basedOn w:val="a"/>
    <w:next w:val="a"/>
    <w:uiPriority w:val="39"/>
    <w:rPr>
      <w:sz w:val="24"/>
    </w:rPr>
  </w:style>
  <w:style w:type="paragraph" w:styleId="4">
    <w:name w:val="toc 4"/>
    <w:basedOn w:val="a"/>
    <w:next w:val="a"/>
    <w:semiHidden/>
    <w:pPr>
      <w:ind w:left="1260"/>
    </w:pPr>
  </w:style>
  <w:style w:type="paragraph" w:styleId="af0">
    <w:name w:val="footnote text"/>
    <w:basedOn w:val="a"/>
    <w:semiHidden/>
    <w:pPr>
      <w:snapToGrid w:val="0"/>
      <w:jc w:val="left"/>
    </w:pPr>
  </w:style>
  <w:style w:type="paragraph" w:styleId="6">
    <w:name w:val="toc 6"/>
    <w:basedOn w:val="a"/>
    <w:next w:val="a"/>
    <w:semiHidden/>
    <w:pPr>
      <w:ind w:left="2100"/>
    </w:pPr>
  </w:style>
  <w:style w:type="paragraph" w:styleId="32">
    <w:name w:val="Body Text Indent 3"/>
    <w:basedOn w:val="a"/>
    <w:semiHidden/>
    <w:pPr>
      <w:ind w:firstLine="482"/>
      <w:jc w:val="left"/>
    </w:pPr>
    <w:rPr>
      <w:sz w:val="24"/>
    </w:rPr>
  </w:style>
  <w:style w:type="paragraph" w:styleId="23">
    <w:name w:val="toc 2"/>
    <w:basedOn w:val="a"/>
    <w:next w:val="a"/>
    <w:uiPriority w:val="39"/>
    <w:pPr>
      <w:ind w:left="397"/>
    </w:pPr>
  </w:style>
  <w:style w:type="paragraph" w:styleId="9">
    <w:name w:val="toc 9"/>
    <w:basedOn w:val="a"/>
    <w:next w:val="a"/>
    <w:semiHidden/>
    <w:pPr>
      <w:ind w:left="3360"/>
    </w:pPr>
  </w:style>
  <w:style w:type="paragraph" w:styleId="24">
    <w:name w:val="Body Text 2"/>
    <w:basedOn w:val="a"/>
    <w:semiHidden/>
    <w:pPr>
      <w:adjustRightInd w:val="0"/>
      <w:spacing w:line="440" w:lineRule="atLeast"/>
      <w:jc w:val="center"/>
      <w:textAlignment w:val="baseline"/>
    </w:pPr>
    <w:rPr>
      <w:kern w:val="0"/>
      <w:sz w:val="21"/>
      <w:szCs w:val="20"/>
    </w:rPr>
  </w:style>
  <w:style w:type="character" w:styleId="af1">
    <w:name w:val="page number"/>
    <w:basedOn w:val="a1"/>
    <w:semiHidden/>
  </w:style>
  <w:style w:type="character" w:styleId="af2">
    <w:name w:val="Hyperlink"/>
    <w:basedOn w:val="a1"/>
    <w:uiPriority w:val="99"/>
    <w:rPr>
      <w:color w:val="0000FF"/>
      <w:u w:val="single"/>
    </w:rPr>
  </w:style>
  <w:style w:type="character" w:styleId="af3">
    <w:name w:val="footnote reference"/>
    <w:basedOn w:val="a1"/>
    <w:semiHidden/>
    <w:rPr>
      <w:vertAlign w:val="superscript"/>
    </w:rPr>
  </w:style>
  <w:style w:type="table" w:styleId="af4">
    <w:name w:val="Table Grid"/>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0">
    <w:name w:val="标题4"/>
    <w:basedOn w:val="a"/>
    <w:next w:val="a4"/>
    <w:pPr>
      <w:outlineLvl w:val="3"/>
    </w:pPr>
    <w:rPr>
      <w:rFonts w:ascii="宋体" w:hAnsi="宋体"/>
    </w:rPr>
  </w:style>
  <w:style w:type="paragraph" w:customStyle="1" w:styleId="11">
    <w:name w:val="正文1"/>
    <w:basedOn w:val="a"/>
    <w:pPr>
      <w:ind w:firstLine="425"/>
    </w:pPr>
  </w:style>
  <w:style w:type="paragraph" w:customStyle="1" w:styleId="af5">
    <w:name w:val="表格"/>
    <w:basedOn w:val="11"/>
    <w:pPr>
      <w:spacing w:before="80" w:after="80"/>
      <w:ind w:firstLine="0"/>
      <w:jc w:val="left"/>
    </w:pPr>
  </w:style>
  <w:style w:type="paragraph" w:customStyle="1" w:styleId="af6">
    <w:name w:val="表头"/>
    <w:basedOn w:val="a5"/>
    <w:pPr>
      <w:spacing w:before="120"/>
      <w:outlineLvl w:val="3"/>
    </w:pPr>
    <w:rPr>
      <w:rFonts w:eastAsia="黑体"/>
    </w:rPr>
  </w:style>
  <w:style w:type="paragraph" w:customStyle="1" w:styleId="af7">
    <w:name w:val="表注"/>
    <w:basedOn w:val="a5"/>
    <w:rPr>
      <w:rFonts w:eastAsia="黑体"/>
    </w:rPr>
  </w:style>
  <w:style w:type="paragraph" w:customStyle="1" w:styleId="af8">
    <w:name w:val="单命令行"/>
    <w:basedOn w:val="a"/>
    <w:next w:val="a"/>
    <w:pPr>
      <w:ind w:left="425"/>
      <w:jc w:val="left"/>
    </w:pPr>
    <w:rPr>
      <w:rFonts w:ascii="Courier New" w:hAnsi="Courier New"/>
    </w:rPr>
  </w:style>
  <w:style w:type="paragraph" w:customStyle="1" w:styleId="af9">
    <w:name w:val="节"/>
    <w:basedOn w:val="a"/>
    <w:next w:val="a"/>
    <w:pPr>
      <w:spacing w:before="120"/>
    </w:pPr>
    <w:rPr>
      <w:rFonts w:eastAsia="黑体"/>
    </w:rPr>
  </w:style>
  <w:style w:type="paragraph" w:customStyle="1" w:styleId="afa">
    <w:name w:val="命令行"/>
    <w:basedOn w:val="a"/>
    <w:pPr>
      <w:shd w:val="pct10" w:color="auto" w:fill="FFFFFF"/>
      <w:jc w:val="center"/>
    </w:pPr>
    <w:rPr>
      <w:rFonts w:ascii="Lucida Console" w:hAnsi="Lucida Console"/>
    </w:rPr>
  </w:style>
  <w:style w:type="paragraph" w:customStyle="1" w:styleId="afb">
    <w:name w:val="图"/>
    <w:basedOn w:val="a5"/>
    <w:next w:val="a5"/>
  </w:style>
  <w:style w:type="paragraph" w:customStyle="1" w:styleId="afc">
    <w:name w:val="图注"/>
    <w:basedOn w:val="a5"/>
    <w:next w:val="a"/>
  </w:style>
  <w:style w:type="character" w:customStyle="1" w:styleId="12">
    <w:name w:val="已访问的超链接1"/>
    <w:basedOn w:val="a1"/>
    <w:semiHidden/>
    <w:rPr>
      <w:color w:val="800080"/>
      <w:u w:val="single"/>
    </w:rPr>
  </w:style>
  <w:style w:type="paragraph" w:customStyle="1" w:styleId="afd">
    <w:name w:val="正文＋"/>
    <w:basedOn w:val="a"/>
    <w:next w:val="afa"/>
    <w:pPr>
      <w:spacing w:after="120"/>
    </w:pPr>
  </w:style>
  <w:style w:type="paragraph" w:customStyle="1" w:styleId="25">
    <w:name w:val="正文2"/>
    <w:basedOn w:val="11"/>
    <w:next w:val="11"/>
    <w:qFormat/>
    <w:rPr>
      <w:rFonts w:ascii="Courier New" w:hAnsi="Courier New"/>
    </w:rPr>
  </w:style>
  <w:style w:type="paragraph" w:customStyle="1" w:styleId="afe">
    <w:name w:val="注释"/>
    <w:basedOn w:val="a"/>
    <w:next w:val="a"/>
    <w:qFormat/>
    <w:pPr>
      <w:spacing w:before="120" w:after="120"/>
    </w:pPr>
    <w:rPr>
      <w:rFonts w:eastAsia="楷体_GB2312"/>
    </w:rPr>
  </w:style>
  <w:style w:type="paragraph" w:customStyle="1" w:styleId="aff">
    <w:name w:val="注意内容"/>
    <w:basedOn w:val="a"/>
    <w:next w:val="a4"/>
    <w:qFormat/>
    <w:pPr>
      <w:shd w:val="pct20" w:color="auto" w:fill="auto"/>
      <w:adjustRightInd w:val="0"/>
      <w:spacing w:line="310" w:lineRule="atLeast"/>
      <w:ind w:firstLine="420"/>
      <w:textAlignment w:val="baseline"/>
    </w:pPr>
    <w:rPr>
      <w:rFonts w:eastAsia="楷体_GB2312"/>
      <w:kern w:val="0"/>
    </w:rPr>
  </w:style>
  <w:style w:type="paragraph" w:customStyle="1" w:styleId="aff0">
    <w:name w:val="程序"/>
    <w:basedOn w:val="a9"/>
    <w:qFormat/>
    <w:pPr>
      <w:spacing w:line="300" w:lineRule="auto"/>
    </w:pPr>
    <w:rPr>
      <w:rFonts w:ascii="Times New Roman" w:hAnsi="Times New Roman"/>
    </w:rPr>
  </w:style>
  <w:style w:type="character" w:customStyle="1" w:styleId="af">
    <w:name w:val="页眉 字符"/>
    <w:basedOn w:val="a1"/>
    <w:link w:val="ae"/>
    <w:semiHidden/>
    <w:qFormat/>
    <w:rPr>
      <w:rFonts w:eastAsia="楷体_GB2312"/>
      <w:kern w:val="2"/>
      <w:sz w:val="18"/>
      <w:szCs w:val="18"/>
    </w:rPr>
  </w:style>
  <w:style w:type="character" w:customStyle="1" w:styleId="22">
    <w:name w:val="正文文本缩进 2 字符"/>
    <w:basedOn w:val="a1"/>
    <w:link w:val="21"/>
    <w:semiHidden/>
    <w:qFormat/>
    <w:rPr>
      <w:kern w:val="2"/>
      <w:sz w:val="18"/>
      <w:szCs w:val="18"/>
    </w:rPr>
  </w:style>
  <w:style w:type="character" w:customStyle="1" w:styleId="ac">
    <w:name w:val="批注框文本 字符"/>
    <w:basedOn w:val="a1"/>
    <w:link w:val="ab"/>
    <w:uiPriority w:val="99"/>
    <w:semiHidden/>
    <w:qFormat/>
    <w:rPr>
      <w:kern w:val="2"/>
      <w:sz w:val="18"/>
      <w:szCs w:val="18"/>
    </w:rPr>
  </w:style>
  <w:style w:type="character" w:customStyle="1" w:styleId="apple-style-span">
    <w:name w:val="apple-style-span"/>
    <w:basedOn w:val="a1"/>
    <w:qFormat/>
  </w:style>
  <w:style w:type="character" w:customStyle="1" w:styleId="20">
    <w:name w:val="标题 2 字符"/>
    <w:basedOn w:val="a1"/>
    <w:link w:val="2"/>
    <w:qFormat/>
    <w:rPr>
      <w:rFonts w:eastAsia="黑体"/>
      <w:kern w:val="2"/>
      <w:sz w:val="24"/>
      <w:szCs w:val="18"/>
    </w:rPr>
  </w:style>
  <w:style w:type="character" w:customStyle="1" w:styleId="30">
    <w:name w:val="标题 3 字符"/>
    <w:basedOn w:val="a1"/>
    <w:link w:val="3"/>
    <w:qFormat/>
    <w:rPr>
      <w:rFonts w:eastAsia="黑体"/>
      <w:kern w:val="2"/>
      <w:sz w:val="24"/>
      <w:szCs w:val="18"/>
    </w:rPr>
  </w:style>
  <w:style w:type="paragraph" w:customStyle="1" w:styleId="aff1">
    <w:name w:val="款"/>
    <w:basedOn w:val="a0"/>
    <w:next w:val="a0"/>
    <w:qFormat/>
    <w:pPr>
      <w:ind w:firstLineChars="0" w:firstLine="0"/>
      <w:jc w:val="left"/>
    </w:pPr>
  </w:style>
  <w:style w:type="paragraph" w:customStyle="1" w:styleId="aff2">
    <w:name w:val="项"/>
    <w:basedOn w:val="a0"/>
    <w:next w:val="a0"/>
    <w:qFormat/>
    <w:pPr>
      <w:ind w:firstLineChars="0" w:firstLine="0"/>
      <w:jc w:val="left"/>
    </w:pPr>
  </w:style>
  <w:style w:type="paragraph" w:customStyle="1" w:styleId="TOC1">
    <w:name w:val="TOC 标题1"/>
    <w:basedOn w:val="1"/>
    <w:next w:val="a"/>
    <w:uiPriority w:val="39"/>
    <w:unhideWhenUsed/>
    <w:qFormat/>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paragraph" w:styleId="aff3">
    <w:name w:val="Normal (Web)"/>
    <w:basedOn w:val="a"/>
    <w:uiPriority w:val="99"/>
    <w:semiHidden/>
    <w:unhideWhenUsed/>
    <w:rsid w:val="00ED54E9"/>
    <w:pPr>
      <w:widowControl/>
      <w:spacing w:before="100" w:beforeAutospacing="1" w:after="100" w:afterAutospacing="1"/>
      <w:jc w:val="left"/>
    </w:pPr>
    <w:rPr>
      <w:rFonts w:ascii="宋体" w:hAnsi="宋体" w:cs="宋体"/>
      <w:kern w:val="0"/>
      <w:sz w:val="24"/>
      <w:szCs w:val="24"/>
    </w:rPr>
  </w:style>
  <w:style w:type="character" w:styleId="aff4">
    <w:name w:val="Placeholder Text"/>
    <w:basedOn w:val="a1"/>
    <w:uiPriority w:val="99"/>
    <w:semiHidden/>
    <w:rsid w:val="00DB6EE3"/>
    <w:rPr>
      <w:color w:val="808080"/>
    </w:rPr>
  </w:style>
  <w:style w:type="character" w:styleId="aff5">
    <w:name w:val="annotation reference"/>
    <w:basedOn w:val="a1"/>
    <w:uiPriority w:val="99"/>
    <w:semiHidden/>
    <w:unhideWhenUsed/>
    <w:rsid w:val="007D101B"/>
    <w:rPr>
      <w:sz w:val="21"/>
      <w:szCs w:val="21"/>
    </w:rPr>
  </w:style>
  <w:style w:type="paragraph" w:styleId="aff6">
    <w:name w:val="annotation text"/>
    <w:basedOn w:val="a"/>
    <w:link w:val="aff7"/>
    <w:uiPriority w:val="99"/>
    <w:semiHidden/>
    <w:unhideWhenUsed/>
    <w:rsid w:val="007D101B"/>
    <w:pPr>
      <w:jc w:val="left"/>
    </w:pPr>
  </w:style>
  <w:style w:type="character" w:customStyle="1" w:styleId="aff7">
    <w:name w:val="批注文字 字符"/>
    <w:basedOn w:val="a1"/>
    <w:link w:val="aff6"/>
    <w:uiPriority w:val="99"/>
    <w:semiHidden/>
    <w:rsid w:val="007D101B"/>
    <w:rPr>
      <w:kern w:val="2"/>
      <w:sz w:val="18"/>
      <w:szCs w:val="18"/>
    </w:rPr>
  </w:style>
  <w:style w:type="paragraph" w:styleId="aff8">
    <w:name w:val="annotation subject"/>
    <w:basedOn w:val="aff6"/>
    <w:next w:val="aff6"/>
    <w:link w:val="aff9"/>
    <w:uiPriority w:val="99"/>
    <w:semiHidden/>
    <w:unhideWhenUsed/>
    <w:rsid w:val="007D101B"/>
    <w:rPr>
      <w:b/>
      <w:bCs/>
    </w:rPr>
  </w:style>
  <w:style w:type="character" w:customStyle="1" w:styleId="aff9">
    <w:name w:val="批注主题 字符"/>
    <w:basedOn w:val="aff7"/>
    <w:link w:val="aff8"/>
    <w:uiPriority w:val="99"/>
    <w:semiHidden/>
    <w:rsid w:val="007D101B"/>
    <w:rPr>
      <w:b/>
      <w:bCs/>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2182">
      <w:bodyDiv w:val="1"/>
      <w:marLeft w:val="0"/>
      <w:marRight w:val="0"/>
      <w:marTop w:val="0"/>
      <w:marBottom w:val="0"/>
      <w:divBdr>
        <w:top w:val="none" w:sz="0" w:space="0" w:color="auto"/>
        <w:left w:val="none" w:sz="0" w:space="0" w:color="auto"/>
        <w:bottom w:val="none" w:sz="0" w:space="0" w:color="auto"/>
        <w:right w:val="none" w:sz="0" w:space="0" w:color="auto"/>
      </w:divBdr>
    </w:div>
    <w:div w:id="22051094">
      <w:bodyDiv w:val="1"/>
      <w:marLeft w:val="0"/>
      <w:marRight w:val="0"/>
      <w:marTop w:val="0"/>
      <w:marBottom w:val="0"/>
      <w:divBdr>
        <w:top w:val="none" w:sz="0" w:space="0" w:color="auto"/>
        <w:left w:val="none" w:sz="0" w:space="0" w:color="auto"/>
        <w:bottom w:val="none" w:sz="0" w:space="0" w:color="auto"/>
        <w:right w:val="none" w:sz="0" w:space="0" w:color="auto"/>
      </w:divBdr>
    </w:div>
    <w:div w:id="87311546">
      <w:bodyDiv w:val="1"/>
      <w:marLeft w:val="0"/>
      <w:marRight w:val="0"/>
      <w:marTop w:val="0"/>
      <w:marBottom w:val="0"/>
      <w:divBdr>
        <w:top w:val="none" w:sz="0" w:space="0" w:color="auto"/>
        <w:left w:val="none" w:sz="0" w:space="0" w:color="auto"/>
        <w:bottom w:val="none" w:sz="0" w:space="0" w:color="auto"/>
        <w:right w:val="none" w:sz="0" w:space="0" w:color="auto"/>
      </w:divBdr>
    </w:div>
    <w:div w:id="131600914">
      <w:bodyDiv w:val="1"/>
      <w:marLeft w:val="0"/>
      <w:marRight w:val="0"/>
      <w:marTop w:val="0"/>
      <w:marBottom w:val="0"/>
      <w:divBdr>
        <w:top w:val="none" w:sz="0" w:space="0" w:color="auto"/>
        <w:left w:val="none" w:sz="0" w:space="0" w:color="auto"/>
        <w:bottom w:val="none" w:sz="0" w:space="0" w:color="auto"/>
        <w:right w:val="none" w:sz="0" w:space="0" w:color="auto"/>
      </w:divBdr>
    </w:div>
    <w:div w:id="328875157">
      <w:bodyDiv w:val="1"/>
      <w:marLeft w:val="0"/>
      <w:marRight w:val="0"/>
      <w:marTop w:val="0"/>
      <w:marBottom w:val="0"/>
      <w:divBdr>
        <w:top w:val="none" w:sz="0" w:space="0" w:color="auto"/>
        <w:left w:val="none" w:sz="0" w:space="0" w:color="auto"/>
        <w:bottom w:val="none" w:sz="0" w:space="0" w:color="auto"/>
        <w:right w:val="none" w:sz="0" w:space="0" w:color="auto"/>
      </w:divBdr>
    </w:div>
    <w:div w:id="408232597">
      <w:bodyDiv w:val="1"/>
      <w:marLeft w:val="0"/>
      <w:marRight w:val="0"/>
      <w:marTop w:val="0"/>
      <w:marBottom w:val="0"/>
      <w:divBdr>
        <w:top w:val="none" w:sz="0" w:space="0" w:color="auto"/>
        <w:left w:val="none" w:sz="0" w:space="0" w:color="auto"/>
        <w:bottom w:val="none" w:sz="0" w:space="0" w:color="auto"/>
        <w:right w:val="none" w:sz="0" w:space="0" w:color="auto"/>
      </w:divBdr>
    </w:div>
    <w:div w:id="645474473">
      <w:bodyDiv w:val="1"/>
      <w:marLeft w:val="0"/>
      <w:marRight w:val="0"/>
      <w:marTop w:val="0"/>
      <w:marBottom w:val="0"/>
      <w:divBdr>
        <w:top w:val="none" w:sz="0" w:space="0" w:color="auto"/>
        <w:left w:val="none" w:sz="0" w:space="0" w:color="auto"/>
        <w:bottom w:val="none" w:sz="0" w:space="0" w:color="auto"/>
        <w:right w:val="none" w:sz="0" w:space="0" w:color="auto"/>
      </w:divBdr>
    </w:div>
    <w:div w:id="855996275">
      <w:bodyDiv w:val="1"/>
      <w:marLeft w:val="0"/>
      <w:marRight w:val="0"/>
      <w:marTop w:val="0"/>
      <w:marBottom w:val="0"/>
      <w:divBdr>
        <w:top w:val="none" w:sz="0" w:space="0" w:color="auto"/>
        <w:left w:val="none" w:sz="0" w:space="0" w:color="auto"/>
        <w:bottom w:val="none" w:sz="0" w:space="0" w:color="auto"/>
        <w:right w:val="none" w:sz="0" w:space="0" w:color="auto"/>
      </w:divBdr>
    </w:div>
    <w:div w:id="939416549">
      <w:bodyDiv w:val="1"/>
      <w:marLeft w:val="0"/>
      <w:marRight w:val="0"/>
      <w:marTop w:val="0"/>
      <w:marBottom w:val="0"/>
      <w:divBdr>
        <w:top w:val="none" w:sz="0" w:space="0" w:color="auto"/>
        <w:left w:val="none" w:sz="0" w:space="0" w:color="auto"/>
        <w:bottom w:val="none" w:sz="0" w:space="0" w:color="auto"/>
        <w:right w:val="none" w:sz="0" w:space="0" w:color="auto"/>
      </w:divBdr>
    </w:div>
    <w:div w:id="1006126966">
      <w:bodyDiv w:val="1"/>
      <w:marLeft w:val="0"/>
      <w:marRight w:val="0"/>
      <w:marTop w:val="0"/>
      <w:marBottom w:val="0"/>
      <w:divBdr>
        <w:top w:val="none" w:sz="0" w:space="0" w:color="auto"/>
        <w:left w:val="none" w:sz="0" w:space="0" w:color="auto"/>
        <w:bottom w:val="none" w:sz="0" w:space="0" w:color="auto"/>
        <w:right w:val="none" w:sz="0" w:space="0" w:color="auto"/>
      </w:divBdr>
    </w:div>
    <w:div w:id="1037120767">
      <w:bodyDiv w:val="1"/>
      <w:marLeft w:val="0"/>
      <w:marRight w:val="0"/>
      <w:marTop w:val="0"/>
      <w:marBottom w:val="0"/>
      <w:divBdr>
        <w:top w:val="none" w:sz="0" w:space="0" w:color="auto"/>
        <w:left w:val="none" w:sz="0" w:space="0" w:color="auto"/>
        <w:bottom w:val="none" w:sz="0" w:space="0" w:color="auto"/>
        <w:right w:val="none" w:sz="0" w:space="0" w:color="auto"/>
      </w:divBdr>
    </w:div>
    <w:div w:id="1222133925">
      <w:bodyDiv w:val="1"/>
      <w:marLeft w:val="0"/>
      <w:marRight w:val="0"/>
      <w:marTop w:val="0"/>
      <w:marBottom w:val="0"/>
      <w:divBdr>
        <w:top w:val="none" w:sz="0" w:space="0" w:color="auto"/>
        <w:left w:val="none" w:sz="0" w:space="0" w:color="auto"/>
        <w:bottom w:val="none" w:sz="0" w:space="0" w:color="auto"/>
        <w:right w:val="none" w:sz="0" w:space="0" w:color="auto"/>
      </w:divBdr>
    </w:div>
    <w:div w:id="1223253521">
      <w:bodyDiv w:val="1"/>
      <w:marLeft w:val="0"/>
      <w:marRight w:val="0"/>
      <w:marTop w:val="0"/>
      <w:marBottom w:val="0"/>
      <w:divBdr>
        <w:top w:val="none" w:sz="0" w:space="0" w:color="auto"/>
        <w:left w:val="none" w:sz="0" w:space="0" w:color="auto"/>
        <w:bottom w:val="none" w:sz="0" w:space="0" w:color="auto"/>
        <w:right w:val="none" w:sz="0" w:space="0" w:color="auto"/>
      </w:divBdr>
    </w:div>
    <w:div w:id="1437872121">
      <w:bodyDiv w:val="1"/>
      <w:marLeft w:val="0"/>
      <w:marRight w:val="0"/>
      <w:marTop w:val="0"/>
      <w:marBottom w:val="0"/>
      <w:divBdr>
        <w:top w:val="none" w:sz="0" w:space="0" w:color="auto"/>
        <w:left w:val="none" w:sz="0" w:space="0" w:color="auto"/>
        <w:bottom w:val="none" w:sz="0" w:space="0" w:color="auto"/>
        <w:right w:val="none" w:sz="0" w:space="0" w:color="auto"/>
      </w:divBdr>
    </w:div>
    <w:div w:id="1896045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github.com/hacker94/BiSh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590310-54D7-49A0-AE8D-1BC0BF74C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4042</TotalTime>
  <Pages>1</Pages>
  <Words>5396</Words>
  <Characters>30762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分类号                                    单位代号        10006</vt:lpstr>
    </vt:vector>
  </TitlesOfParts>
  <Company>buaa206mao</Company>
  <LinksUpToDate>false</LinksUpToDate>
  <CharactersWithSpaces>36086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subject/>
  <dc:creator>youkai</dc:creator>
  <cp:keywords/>
  <dc:description/>
  <cp:lastModifiedBy>Shaoyang Wang</cp:lastModifiedBy>
  <cp:revision>71</cp:revision>
  <cp:lastPrinted>2017-06-05T05:05:00Z</cp:lastPrinted>
  <dcterms:created xsi:type="dcterms:W3CDTF">2017-05-17T04:24:00Z</dcterms:created>
  <dcterms:modified xsi:type="dcterms:W3CDTF">2017-06-05T05:06:00Z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